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sz w:val="60"/>
          <w:szCs w:val="60"/>
        </w:rPr>
      </w:pPr>
      <w:r>
        <w:t>Non-US Plutus Technologies User Agreement</w:t>
      </w:r>
    </w:p>
    <w:p w:rsidR="00000000" w:rsidDel="00000000" w:rsidP="00000000" w:rsidRDefault="00000000" w:rsidRPr="00000000" w14:paraId="00000002">
      <w:pPr>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3">
      <w:pPr>
        <w:jc w:val="center"/>
        <w:rPr>
          <w:rFonts w:ascii="Roboto" w:cs="Roboto" w:eastAsia="Roboto" w:hAnsi="Roboto"/>
          <w:b w:val="1"/>
          <w:bCs w:val="1"/>
          <w:i w:val="1"/>
          <w:iCs w:val="1"/>
          <w:color w:val="666666"/>
          <w:sz w:val="20"/>
          <w:szCs w:val="20"/>
        </w:rPr>
      </w:pPr>
      <w:r w:rsidDel="00000000" w:rsidR="00000000" w:rsidRPr="00000000">
        <w:rPr>
          <w:rFonts w:ascii="Roboto" w:cs="Roboto" w:eastAsia="Roboto" w:hAnsi="Roboto"/>
          <w:b w:val="1"/>
          <w:bCs w:val="1"/>
          <w:i w:val="1"/>
          <w:iCs w:val="1"/>
          <w:color w:val="666666"/>
          <w:sz w:val="20"/>
          <w:szCs w:val="20"/>
          <w:rtl w:val="0"/>
        </w:rPr>
        <w:t>Last updated: March 27,</w:t>
      </w:r>
    </w:p>
    <w:p w:rsidR="00000000" w:rsidDel="00000000" w:rsidP="00000000" w:rsidRDefault="00000000" w:rsidRPr="00000000" w14:paraId="0000000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5">
      <w:pPr>
        <w:jc w:val="both"/>
        <w:rPr>
          <w:rFonts w:ascii="Roboto" w:cs="Roboto" w:eastAsia="Roboto" w:hAnsi="Roboto"/>
          <w:sz w:val="20"/>
          <w:szCs w:val="20"/>
        </w:rPr>
      </w:pPr>
      <w:r w:rsidDel="00000000" w:rsidR="00000000" w:rsidRPr="00000000">
        <w:rPr>
          <w:rFonts w:ascii="Roboto" w:cs="Roboto" w:eastAsia="Roboto" w:hAnsi="Roboto"/>
          <w:sz w:val="20"/>
          <w:szCs w:val="20"/>
          <w:rtl w:val="0"/>
        </w:rPr>
        <w:t>Welcome to Plutus! This is a user agreement (“</w:t>
      </w:r>
      <w:r w:rsidDel="00000000" w:rsidR="00000000" w:rsidRPr="00000000">
        <w:rPr>
          <w:rFonts w:ascii="Roboto" w:cs="Roboto" w:eastAsia="Roboto" w:hAnsi="Roboto"/>
          <w:b w:val="1"/>
          <w:bCs w:val="1"/>
          <w:sz w:val="20"/>
          <w:szCs w:val="20"/>
          <w:rtl w:val="0"/>
        </w:rPr>
        <w:t>Agreement</w:t>
      </w:r>
      <w:r w:rsidDel="00000000" w:rsidR="00000000" w:rsidRPr="00000000">
        <w:rPr>
          <w:rFonts w:ascii="Roboto" w:cs="Roboto" w:eastAsia="Roboto" w:hAnsi="Roboto"/>
          <w:sz w:val="20"/>
          <w:szCs w:val="20"/>
          <w:rtl w:val="0"/>
        </w:rPr>
        <w:t>,” or “</w:t>
      </w:r>
      <w:r w:rsidDel="00000000" w:rsidR="00000000" w:rsidRPr="00000000">
        <w:rPr>
          <w:rFonts w:ascii="Roboto" w:cs="Roboto" w:eastAsia="Roboto" w:hAnsi="Roboto"/>
          <w:b w:val="1"/>
          <w:bCs w:val="1"/>
          <w:sz w:val="20"/>
          <w:szCs w:val="20"/>
          <w:rtl w:val="0"/>
        </w:rPr>
        <w:t>User</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Agreement</w:t>
      </w:r>
      <w:r w:rsidDel="00000000" w:rsidR="00000000" w:rsidRPr="00000000">
        <w:rPr>
          <w:rFonts w:ascii="Roboto" w:cs="Roboto" w:eastAsia="Roboto" w:hAnsi="Roboto"/>
          <w:sz w:val="20"/>
          <w:szCs w:val="20"/>
          <w:rtl w:val="0"/>
        </w:rPr>
        <w:t>”) between you (also referred to herein as “</w:t>
      </w:r>
      <w:r w:rsidDel="00000000" w:rsidR="00000000" w:rsidRPr="00000000">
        <w:rPr>
          <w:rFonts w:ascii="Roboto" w:cs="Roboto" w:eastAsia="Roboto" w:hAnsi="Roboto"/>
          <w:b w:val="1"/>
          <w:bCs w:val="1"/>
          <w:sz w:val="20"/>
          <w:szCs w:val="20"/>
          <w:rtl w:val="0"/>
        </w:rPr>
        <w:t>User</w:t>
      </w:r>
      <w:r w:rsidDel="00000000" w:rsidR="00000000" w:rsidRPr="00000000">
        <w:rPr>
          <w:rFonts w:ascii="Roboto" w:cs="Roboto" w:eastAsia="Roboto" w:hAnsi="Roboto"/>
          <w:sz w:val="20"/>
          <w:szCs w:val="20"/>
          <w:rtl w:val="0"/>
        </w:rPr>
        <w:t>,” or “</w:t>
      </w:r>
      <w:r w:rsidDel="00000000" w:rsidR="00000000" w:rsidRPr="00000000">
        <w:rPr>
          <w:rFonts w:ascii="Roboto" w:cs="Roboto" w:eastAsia="Roboto" w:hAnsi="Roboto"/>
          <w:b w:val="1"/>
          <w:bCs w:val="1"/>
          <w:sz w:val="20"/>
          <w:szCs w:val="20"/>
          <w:rtl w:val="0"/>
        </w:rPr>
        <w:t>Customer</w:t>
      </w:r>
      <w:r w:rsidDel="00000000" w:rsidR="00000000" w:rsidRPr="00000000">
        <w:rPr>
          <w:rFonts w:ascii="Roboto" w:cs="Roboto" w:eastAsia="Roboto" w:hAnsi="Roboto"/>
          <w:sz w:val="20"/>
          <w:szCs w:val="20"/>
          <w:rtl w:val="0"/>
        </w:rPr>
        <w:t>”) and Plutus Technology Philippines Corp. d/b/a Plutus Technologies (“</w:t>
      </w:r>
      <w:r w:rsidDel="00000000" w:rsidR="00000000" w:rsidRPr="00000000">
        <w:rPr>
          <w:rFonts w:ascii="Roboto" w:cs="Roboto" w:eastAsia="Roboto" w:hAnsi="Roboto"/>
          <w:b w:val="1"/>
          <w:bCs w:val="1"/>
          <w:sz w:val="20"/>
          <w:szCs w:val="20"/>
          <w:rtl w:val="0"/>
        </w:rPr>
        <w:t>Plutus</w:t>
      </w:r>
      <w:r w:rsidDel="00000000" w:rsidR="00000000" w:rsidRPr="00000000">
        <w:rPr>
          <w:rFonts w:ascii="Roboto" w:cs="Roboto" w:eastAsia="Roboto" w:hAnsi="Roboto"/>
          <w:sz w:val="20"/>
          <w:szCs w:val="20"/>
          <w:rtl w:val="0"/>
        </w:rPr>
        <w:t>”, “</w:t>
      </w:r>
      <w:r w:rsidDel="00000000" w:rsidR="00000000" w:rsidRPr="00000000">
        <w:rPr>
          <w:rFonts w:ascii="Roboto" w:cs="Roboto" w:eastAsia="Roboto" w:hAnsi="Roboto"/>
          <w:b w:val="1"/>
          <w:bCs w:val="1"/>
          <w:sz w:val="20"/>
          <w:szCs w:val="20"/>
          <w:rtl w:val="0"/>
        </w:rPr>
        <w:t>we</w:t>
      </w:r>
      <w:r w:rsidDel="00000000" w:rsidR="00000000" w:rsidRPr="00000000">
        <w:rPr>
          <w:rFonts w:ascii="Roboto" w:cs="Roboto" w:eastAsia="Roboto" w:hAnsi="Roboto"/>
          <w:sz w:val="20"/>
          <w:szCs w:val="20"/>
          <w:rtl w:val="0"/>
        </w:rPr>
        <w:t>”, and “</w:t>
      </w:r>
      <w:r w:rsidDel="00000000" w:rsidR="00000000" w:rsidRPr="00000000">
        <w:rPr>
          <w:rFonts w:ascii="Roboto" w:cs="Roboto" w:eastAsia="Roboto" w:hAnsi="Roboto"/>
          <w:b w:val="1"/>
          <w:bCs w:val="1"/>
          <w:sz w:val="20"/>
          <w:szCs w:val="20"/>
          <w:rtl w:val="0"/>
        </w:rPr>
        <w:t>our</w:t>
      </w:r>
      <w:r w:rsidDel="00000000" w:rsidR="00000000" w:rsidRPr="00000000">
        <w:rPr>
          <w:rFonts w:ascii="Roboto" w:cs="Roboto" w:eastAsia="Roboto" w:hAnsi="Roboto"/>
          <w:sz w:val="20"/>
          <w:szCs w:val="20"/>
          <w:rtl w:val="0"/>
        </w:rPr>
        <w:t>”). This Agreement governs your use of the services provided by Plutus described below and such other services that Plutus may offer from time to time (the “</w:t>
      </w:r>
      <w:r w:rsidDel="00000000" w:rsidR="00000000" w:rsidRPr="00000000">
        <w:rPr>
          <w:rFonts w:ascii="Roboto" w:cs="Roboto" w:eastAsia="Roboto" w:hAnsi="Roboto"/>
          <w:b w:val="1"/>
          <w:bCs w:val="1"/>
          <w:sz w:val="20"/>
          <w:szCs w:val="20"/>
          <w:rtl w:val="0"/>
        </w:rPr>
        <w:t>Services</w:t>
      </w:r>
      <w:r w:rsidDel="00000000" w:rsidR="00000000" w:rsidRPr="00000000">
        <w:rPr>
          <w:rFonts w:ascii="Roboto" w:cs="Roboto" w:eastAsia="Roboto" w:hAnsi="Roboto"/>
          <w:sz w:val="20"/>
          <w:szCs w:val="20"/>
          <w:rtl w:val="0"/>
        </w:rPr>
        <w:t>”). By signing up to use an Plutus Account (defined below) or Services through abra.com, the Plutus mobile application (“</w:t>
      </w:r>
      <w:r w:rsidDel="00000000" w:rsidR="00000000" w:rsidRPr="00000000">
        <w:rPr>
          <w:rFonts w:ascii="Roboto" w:cs="Roboto" w:eastAsia="Roboto" w:hAnsi="Roboto"/>
          <w:b w:val="1"/>
          <w:bCs w:val="1"/>
          <w:sz w:val="20"/>
          <w:szCs w:val="20"/>
          <w:rtl w:val="0"/>
        </w:rPr>
        <w:t>Plutus</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App</w:t>
      </w:r>
      <w:r w:rsidDel="00000000" w:rsidR="00000000" w:rsidRPr="00000000">
        <w:rPr>
          <w:rFonts w:ascii="Roboto" w:cs="Roboto" w:eastAsia="Roboto" w:hAnsi="Roboto"/>
          <w:sz w:val="20"/>
          <w:szCs w:val="20"/>
          <w:rtl w:val="0"/>
        </w:rPr>
        <w:t>”), or any other Plutus website (collectively, the “</w:t>
      </w:r>
      <w:r w:rsidDel="00000000" w:rsidR="00000000" w:rsidRPr="00000000">
        <w:rPr>
          <w:rFonts w:ascii="Roboto" w:cs="Roboto" w:eastAsia="Roboto" w:hAnsi="Roboto"/>
          <w:b w:val="1"/>
          <w:bCs w:val="1"/>
          <w:sz w:val="20"/>
          <w:szCs w:val="20"/>
          <w:rtl w:val="0"/>
        </w:rPr>
        <w:t>Plutus</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Platform</w:t>
      </w:r>
      <w:r w:rsidDel="00000000" w:rsidR="00000000" w:rsidRPr="00000000">
        <w:rPr>
          <w:rFonts w:ascii="Roboto" w:cs="Roboto" w:eastAsia="Roboto" w:hAnsi="Roboto"/>
          <w:sz w:val="20"/>
          <w:szCs w:val="20"/>
          <w:rtl w:val="0"/>
        </w:rPr>
        <w:t xml:space="preserve">”), you agree that you have read, understand, and accept all of the terms and conditions contained in this Agreement including our </w:t>
      </w:r>
      <w:r w:rsidDel="00000000" w:rsidR="00000000" w:rsidRPr="00000000">
        <w:rPr>
          <w:rFonts w:ascii="Roboto" w:cs="Roboto" w:eastAsia="Roboto" w:hAnsi="Roboto"/>
          <w:sz w:val="20"/>
          <w:szCs w:val="20"/>
          <w:highlight w:val="white"/>
          <w:rtl w:val="0"/>
        </w:rPr>
        <w:t xml:space="preserve">Privacy Policy, Prohibited Use Policy, Cookies Policy, and E-Sign Disclosure and Consent Policy. </w:t>
      </w:r>
      <w:r w:rsidDel="00000000" w:rsidR="00000000" w:rsidRPr="00000000">
        <w:rPr>
          <w:rFonts w:ascii="Roboto" w:cs="Roboto" w:eastAsia="Roboto" w:hAnsi="Roboto"/>
          <w:sz w:val="20"/>
          <w:szCs w:val="20"/>
          <w:rtl w:val="0"/>
        </w:rPr>
        <w:t>You may have to agree to additional terms and conditions to use certain Additional Services (as defined below). Services and Supported Digital Assets (as defined below) may vary by jurisdiction. In this Agreement, you and Plutus may each be referred to as a “Party” and collectively as the “Parties”.</w:t>
      </w:r>
    </w:p>
    <w:p w:rsidR="00000000" w:rsidDel="00000000" w:rsidP="00000000" w:rsidRDefault="00000000" w:rsidRPr="00000000" w14:paraId="0000000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7">
      <w:pPr>
        <w:jc w:val="both"/>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Important Definitions</w:t>
      </w:r>
      <w:r w:rsidDel="00000000" w:rsidR="00000000" w:rsidRPr="00000000">
        <w:rPr>
          <w:rFonts w:ascii="Roboto" w:cs="Roboto" w:eastAsia="Roboto" w:hAnsi="Roboto"/>
          <w:sz w:val="20"/>
          <w:szCs w:val="20"/>
          <w:rtl w:val="0"/>
        </w:rPr>
        <w:t>: As used throughout this Agreement, the following terms have the following meanings.</w:t>
      </w:r>
    </w:p>
    <w:p w:rsidR="00000000" w:rsidDel="00000000" w:rsidP="00000000" w:rsidRDefault="00000000" w:rsidRPr="00000000" w14:paraId="0000000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9">
      <w:pPr>
        <w:jc w:val="both"/>
        <w:rPr>
          <w:rFonts w:ascii="Roboto" w:cs="Roboto" w:eastAsia="Roboto" w:hAnsi="Roboto"/>
          <w:sz w:val="20"/>
          <w:szCs w:val="20"/>
        </w:rPr>
      </w:pPr>
      <w:r w:rsidDel="00000000" w:rsidR="00000000" w:rsidRPr="00000000">
        <w:rPr>
          <w:rFonts w:ascii="Roboto" w:cs="Roboto" w:eastAsia="Roboto" w:hAnsi="Roboto"/>
          <w:sz w:val="20"/>
          <w:szCs w:val="20"/>
          <w:rtl w:val="0"/>
        </w:rPr>
        <w:t>“</w:t>
      </w:r>
      <w:r w:rsidDel="00000000" w:rsidR="00000000" w:rsidRPr="00000000">
        <w:rPr>
          <w:rFonts w:ascii="Roboto" w:cs="Roboto" w:eastAsia="Roboto" w:hAnsi="Roboto"/>
          <w:b w:val="1"/>
          <w:bCs w:val="1"/>
          <w:sz w:val="20"/>
          <w:szCs w:val="20"/>
          <w:rtl w:val="0"/>
        </w:rPr>
        <w:t>Business Day</w:t>
      </w:r>
      <w:r w:rsidDel="00000000" w:rsidR="00000000" w:rsidRPr="00000000">
        <w:rPr>
          <w:rFonts w:ascii="Roboto" w:cs="Roboto" w:eastAsia="Roboto" w:hAnsi="Roboto"/>
          <w:sz w:val="20"/>
          <w:szCs w:val="20"/>
          <w:rtl w:val="0"/>
        </w:rPr>
        <w:t>” means any day other than a U.S. Federal Reserve bank holiday.</w:t>
      </w:r>
    </w:p>
    <w:p w:rsidR="00000000" w:rsidDel="00000000" w:rsidP="00000000" w:rsidRDefault="00000000" w:rsidRPr="00000000" w14:paraId="0000000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B">
      <w:pPr>
        <w:jc w:val="both"/>
        <w:rPr>
          <w:rFonts w:ascii="Roboto" w:cs="Roboto" w:eastAsia="Roboto" w:hAnsi="Roboto"/>
          <w:sz w:val="20"/>
          <w:szCs w:val="20"/>
        </w:rPr>
      </w:pPr>
      <w:r w:rsidDel="00000000" w:rsidR="00000000" w:rsidRPr="00000000">
        <w:rPr>
          <w:rFonts w:ascii="Roboto" w:cs="Roboto" w:eastAsia="Roboto" w:hAnsi="Roboto"/>
          <w:sz w:val="20"/>
          <w:szCs w:val="20"/>
          <w:rtl w:val="0"/>
        </w:rPr>
        <w:t>“</w:t>
      </w:r>
      <w:r w:rsidDel="00000000" w:rsidR="00000000" w:rsidRPr="00000000">
        <w:rPr>
          <w:rFonts w:ascii="Roboto" w:cs="Roboto" w:eastAsia="Roboto" w:hAnsi="Roboto"/>
          <w:b w:val="1"/>
          <w:bCs w:val="1"/>
          <w:sz w:val="20"/>
          <w:szCs w:val="20"/>
          <w:rtl w:val="0"/>
        </w:rPr>
        <w:t>Digital Asset</w:t>
      </w:r>
      <w:r w:rsidDel="00000000" w:rsidR="00000000" w:rsidRPr="00000000">
        <w:rPr>
          <w:rFonts w:ascii="Roboto" w:cs="Roboto" w:eastAsia="Roboto" w:hAnsi="Roboto"/>
          <w:sz w:val="20"/>
          <w:szCs w:val="20"/>
          <w:rtl w:val="0"/>
        </w:rPr>
        <w:t>” means any digital asset (including but not limited to a virtual currency or virtual commodity) which is a digital representation of value based on (or built on top of) a cryptographic protocol of a computer network.</w:t>
      </w:r>
    </w:p>
    <w:p w:rsidR="00000000" w:rsidDel="00000000" w:rsidP="00000000" w:rsidRDefault="00000000" w:rsidRPr="00000000" w14:paraId="0000000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D">
      <w:pPr>
        <w:jc w:val="both"/>
        <w:rPr>
          <w:rFonts w:ascii="Roboto" w:cs="Roboto" w:eastAsia="Roboto" w:hAnsi="Roboto"/>
          <w:sz w:val="20"/>
          <w:szCs w:val="20"/>
        </w:rPr>
      </w:pPr>
      <w:r w:rsidDel="00000000" w:rsidR="00000000" w:rsidRPr="00000000">
        <w:rPr>
          <w:rFonts w:ascii="Roboto" w:cs="Roboto" w:eastAsia="Roboto" w:hAnsi="Roboto"/>
          <w:sz w:val="20"/>
          <w:szCs w:val="20"/>
          <w:rtl w:val="0"/>
        </w:rPr>
        <w:t>“</w:t>
      </w:r>
      <w:r w:rsidDel="00000000" w:rsidR="00000000" w:rsidRPr="00000000">
        <w:rPr>
          <w:rFonts w:ascii="Roboto" w:cs="Roboto" w:eastAsia="Roboto" w:hAnsi="Roboto"/>
          <w:b w:val="1"/>
          <w:bCs w:val="1"/>
          <w:sz w:val="20"/>
          <w:szCs w:val="20"/>
          <w:rtl w:val="0"/>
        </w:rPr>
        <w:t>Supported Digital Asset</w:t>
      </w:r>
      <w:r w:rsidDel="00000000" w:rsidR="00000000" w:rsidRPr="00000000">
        <w:rPr>
          <w:rFonts w:ascii="Roboto" w:cs="Roboto" w:eastAsia="Roboto" w:hAnsi="Roboto"/>
          <w:sz w:val="20"/>
          <w:szCs w:val="20"/>
          <w:rtl w:val="0"/>
        </w:rPr>
        <w:t>” means only those particular Digital Assets listed as available to trade or hold in your Digital Asset Wallet (as defined below).</w:t>
      </w:r>
    </w:p>
    <w:p w:rsidR="00000000" w:rsidDel="00000000" w:rsidP="00000000" w:rsidRDefault="00000000" w:rsidRPr="00000000" w14:paraId="0000000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F">
      <w:pPr>
        <w:jc w:val="both"/>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Amendment of User Agreement</w:t>
      </w:r>
      <w:r w:rsidDel="00000000" w:rsidR="00000000" w:rsidRPr="00000000">
        <w:rPr>
          <w:rFonts w:ascii="Roboto" w:cs="Roboto" w:eastAsia="Roboto" w:hAnsi="Roboto"/>
          <w:b w:val="1"/>
          <w:bCs w:val="1"/>
          <w:sz w:val="20"/>
          <w:szCs w:val="20"/>
          <w:rtl w:val="0"/>
        </w:rPr>
        <w:t xml:space="preserve">: </w:t>
      </w:r>
      <w:r w:rsidDel="00000000" w:rsidR="00000000" w:rsidRPr="00000000">
        <w:rPr>
          <w:rFonts w:ascii="Roboto" w:cs="Roboto" w:eastAsia="Roboto" w:hAnsi="Roboto"/>
          <w:sz w:val="20"/>
          <w:szCs w:val="20"/>
          <w:rtl w:val="0"/>
        </w:rPr>
        <w:t>We may amend or modify this Agreement at any time by posting the revised agreement on the Plutus Platform and/or providing a copy to you (a “</w:t>
      </w:r>
      <w:r w:rsidDel="00000000" w:rsidR="00000000" w:rsidRPr="00000000">
        <w:rPr>
          <w:rFonts w:ascii="Roboto" w:cs="Roboto" w:eastAsia="Roboto" w:hAnsi="Roboto"/>
          <w:b w:val="1"/>
          <w:bCs w:val="1"/>
          <w:sz w:val="20"/>
          <w:szCs w:val="20"/>
          <w:rtl w:val="0"/>
        </w:rPr>
        <w:t>Revised User Agreement</w:t>
      </w:r>
      <w:r w:rsidDel="00000000" w:rsidR="00000000" w:rsidRPr="00000000">
        <w:rPr>
          <w:rFonts w:ascii="Roboto" w:cs="Roboto" w:eastAsia="Roboto" w:hAnsi="Roboto"/>
          <w:sz w:val="20"/>
          <w:szCs w:val="20"/>
          <w:rtl w:val="0"/>
        </w:rPr>
        <w:t>”). The Revised User Agreement shall be effective as of the time it is posted and/or provided to you but will not apply retroactively. Your continued use of the Services after the posting of and/or your receipt of a Revised User Agreement constitutes your acceptance of a Revised User Agreement. If you do not agree to a Revised User Agreement, your sole and exclusive remedy is to terminate your use of the Services and close your account.</w:t>
      </w:r>
    </w:p>
    <w:p w:rsidR="00000000" w:rsidDel="00000000" w:rsidP="00000000" w:rsidRDefault="00000000" w:rsidRPr="00000000" w14:paraId="0000001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1">
      <w:pPr>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u w:val="single"/>
          <w:rtl w:val="0"/>
        </w:rPr>
        <w:t>Dispute Resolution</w:t>
      </w:r>
      <w:r w:rsidDel="00000000" w:rsidR="00000000" w:rsidRPr="00000000">
        <w:rPr>
          <w:rFonts w:ascii="Roboto" w:cs="Roboto" w:eastAsia="Roboto" w:hAnsi="Roboto"/>
          <w:b w:val="1"/>
          <w:bCs w:val="1"/>
          <w:sz w:val="20"/>
          <w:szCs w:val="20"/>
          <w:rtl w:val="0"/>
        </w:rPr>
        <w:t>: PLEASE BE AWARE THAT SECTION 7</w:t>
      </w:r>
      <w:r w:rsidDel="00000000" w:rsidR="00000000" w:rsidRPr="00000000">
        <w:rPr>
          <w:rFonts w:ascii="Roboto" w:cs="Roboto" w:eastAsia="Roboto" w:hAnsi="Roboto"/>
          <w:b w:val="1"/>
          <w:bCs w:val="1"/>
          <w:sz w:val="20"/>
          <w:szCs w:val="20"/>
          <w:highlight w:val="white"/>
          <w:rtl w:val="0"/>
        </w:rPr>
        <w:t xml:space="preserve"> </w:t>
      </w:r>
      <w:r w:rsidDel="00000000" w:rsidR="00000000" w:rsidRPr="00000000">
        <w:rPr>
          <w:rFonts w:ascii="Roboto" w:cs="Roboto" w:eastAsia="Roboto" w:hAnsi="Roboto"/>
          <w:b w:val="1"/>
          <w:bCs w:val="1"/>
          <w:sz w:val="20"/>
          <w:szCs w:val="20"/>
          <w:rtl w:val="0"/>
        </w:rPr>
        <w:t>(CUSTOMER FEEDBACK, QUERIES, COMPLAINTS, AND DISPUTE RESOLUTION) HEREIN, AND APPENDIX 6 (ARBITRATION AGREEMENT)</w:t>
      </w:r>
      <w:r w:rsidDel="00000000" w:rsidR="00000000" w:rsidRPr="00000000">
        <w:rPr>
          <w:rFonts w:ascii="Roboto" w:cs="Roboto" w:eastAsia="Roboto" w:hAnsi="Roboto"/>
          <w:b w:val="1"/>
          <w:bCs w:val="1"/>
          <w:sz w:val="20"/>
          <w:szCs w:val="20"/>
          <w:highlight w:val="white"/>
          <w:rtl w:val="0"/>
        </w:rPr>
        <w:t xml:space="preserve"> ANNEXED HERETO</w:t>
      </w:r>
      <w:r w:rsidDel="00000000" w:rsidR="00000000" w:rsidRPr="00000000">
        <w:rPr>
          <w:rFonts w:ascii="Roboto" w:cs="Roboto" w:eastAsia="Roboto" w:hAnsi="Roboto"/>
          <w:b w:val="1"/>
          <w:bCs w:val="1"/>
          <w:sz w:val="20"/>
          <w:szCs w:val="20"/>
          <w:rtl w:val="0"/>
        </w:rPr>
        <w:t>, CONTAIN PROVISIONS GOVERNING HOW TO RESOLVE DISPUTES BETWEEN YOU AND ABRA. AMONG OTHER THINGS, APPENDIX 6 (ARBITRATION AGREEMENT) INCLUDES AN AGREEMENT TO ARBITRATE WHICH REQUIRES, WITH LIMITED EXCEPTIONS, THAT ALL DISPUTES BETWEEN YOU AND US SHALL BE RESOLVED BY BINDING AND FINAL ARBITRATION. 6 (ARBITRATION AGREEMENT) ALSO CONTAINS A CLASS ACTION AND TRIAL WAIVER. PLEASE READ SECTION 7 (CUSTOMER FEEDBACK, QUERIES, COMPLAINTS, AND DISPUTE RESOLUTION) AND APPENDIX 6 (ARBITRATION AGREEMENT) CAREFULLY.</w:t>
      </w:r>
    </w:p>
    <w:p w:rsidR="00000000" w:rsidDel="00000000" w:rsidP="00000000" w:rsidRDefault="00000000" w:rsidRPr="00000000" w14:paraId="00000012">
      <w:pP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3">
      <w:pP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u w:val="single"/>
          <w:rtl w:val="0"/>
        </w:rPr>
        <w:t>No Investment Advice or Brokerage</w:t>
      </w:r>
      <w:r w:rsidDel="00000000" w:rsidR="00000000" w:rsidRPr="00000000">
        <w:rPr>
          <w:rFonts w:ascii="Roboto" w:cs="Roboto" w:eastAsia="Roboto" w:hAnsi="Roboto"/>
          <w:b w:val="1"/>
          <w:bCs w:val="1"/>
          <w:color w:val="0a0b0d"/>
          <w:sz w:val="20"/>
          <w:szCs w:val="20"/>
          <w:highlight w:val="white"/>
          <w:rtl w:val="0"/>
        </w:rPr>
        <w:t xml:space="preserve">: </w:t>
      </w:r>
      <w:r w:rsidDel="00000000" w:rsidR="00000000" w:rsidRPr="00000000">
        <w:rPr>
          <w:rFonts w:ascii="Roboto" w:cs="Roboto" w:eastAsia="Roboto" w:hAnsi="Roboto"/>
          <w:color w:val="0a0b0d"/>
          <w:sz w:val="20"/>
          <w:szCs w:val="20"/>
          <w:highlight w:val="white"/>
          <w:rtl w:val="0"/>
        </w:rPr>
        <w:t xml:space="preserve">For the avoidance of doubt, Plutus does not provide investment, tax, or legal advice, and you are solely responsible for determining whether any investment, investment strategy or related transaction is appropriate for you based on your personal investment objectives, financial circumstances and risk tolerance. Plutus may provide educational information about Supported Digital Assets, as well as Digital Assets not supported by Plutus, in order to assist users in learning more about such Supported Digital Assets and Digital Assets. Information may include, but is not limited to, blog posts, articles, links to third party content, news feeds, tutorials, and videos. The information provided on the Plutus Platform or any such third party sites does not constitute investment advice, financial advice, trading advice, or any other sort of advice, and you should not treat any of Plutus’s content as such. Plutus does not recommend that any Digital Asset should be bought, sold, held or utilized in any other way by you. Plutus will not be held responsible for the decisions you make to buy, sell, or hold Supported Digital Assets or Digital Assets based on the information provided by Plutus. </w:t>
      </w:r>
    </w:p>
    <w:p w:rsidR="00000000" w:rsidDel="00000000" w:rsidP="00000000" w:rsidRDefault="00000000" w:rsidRPr="00000000" w14:paraId="00000014">
      <w:pP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15">
      <w:pPr>
        <w:shd w:fill="ffffff" w:val="clear"/>
        <w:jc w:val="both"/>
        <w:rPr>
          <w:rFonts w:ascii="Roboto" w:cs="Roboto" w:eastAsia="Roboto" w:hAnsi="Roboto"/>
          <w:b w:val="1"/>
          <w:bCs w:val="1"/>
          <w:color w:val="0a0b0d"/>
          <w:sz w:val="20"/>
          <w:szCs w:val="20"/>
          <w:highlight w:val="white"/>
        </w:rPr>
      </w:pPr>
      <w:r w:rsidDel="00000000" w:rsidR="00000000" w:rsidRPr="00000000">
        <w:rPr>
          <w:rFonts w:ascii="Roboto" w:cs="Roboto" w:eastAsia="Roboto" w:hAnsi="Roboto"/>
          <w:b w:val="1"/>
          <w:bCs w:val="1"/>
          <w:color w:val="0a0b0d"/>
          <w:sz w:val="20"/>
          <w:szCs w:val="20"/>
          <w:highlight w:val="white"/>
          <w:u w:val="single"/>
          <w:rtl w:val="0"/>
        </w:rPr>
        <w:t>Acknowledgement of Risk</w:t>
      </w:r>
      <w:r w:rsidDel="00000000" w:rsidR="00000000" w:rsidRPr="00000000">
        <w:rPr>
          <w:rFonts w:ascii="Roboto" w:cs="Roboto" w:eastAsia="Roboto" w:hAnsi="Roboto"/>
          <w:b w:val="1"/>
          <w:bCs w:val="1"/>
          <w:color w:val="0a0b0d"/>
          <w:sz w:val="20"/>
          <w:szCs w:val="20"/>
          <w:highlight w:val="white"/>
          <w:rtl w:val="0"/>
        </w:rPr>
        <w:t>:</w:t>
      </w:r>
      <w:r w:rsidDel="00000000" w:rsidR="00000000" w:rsidRPr="00000000">
        <w:rPr>
          <w:rFonts w:ascii="Roboto" w:cs="Roboto" w:eastAsia="Roboto" w:hAnsi="Roboto"/>
          <w:color w:val="0a0b0d"/>
          <w:sz w:val="20"/>
          <w:szCs w:val="20"/>
          <w:highlight w:val="white"/>
          <w:rtl w:val="0"/>
        </w:rPr>
        <w:t xml:space="preserve"> </w:t>
      </w:r>
      <w:r w:rsidDel="00000000" w:rsidR="00000000" w:rsidRPr="00000000">
        <w:rPr>
          <w:rFonts w:ascii="Roboto" w:cs="Roboto" w:eastAsia="Roboto" w:hAnsi="Roboto"/>
          <w:b w:val="1"/>
          <w:bCs w:val="1"/>
          <w:color w:val="0a0b0d"/>
          <w:sz w:val="20"/>
          <w:szCs w:val="20"/>
          <w:highlight w:val="white"/>
          <w:rtl w:val="0"/>
        </w:rPr>
        <w:t>As with any asset, the value of Digital Assets can increase or decrease and there can be a substantial risk that you lose some or all of your money buying, selling, holding, or investing in Digital Assets, including through Boost, Earn, or similar yield-generating products. There is no guarantee of return of principal. Digital Assets deposited in yield products may be subject to total loss due to counterparty default, protocol failure, or market conditions.</w:t>
      </w:r>
      <w:r w:rsidDel="00000000" w:rsidR="00000000" w:rsidRPr="00000000">
        <w:rPr>
          <w:rFonts w:ascii="Roboto" w:cs="Roboto" w:eastAsia="Roboto" w:hAnsi="Roboto"/>
          <w:color w:val="0a0b0d"/>
          <w:sz w:val="20"/>
          <w:szCs w:val="20"/>
          <w:highlight w:val="white"/>
          <w:rtl w:val="0"/>
        </w:rPr>
        <w:t xml:space="preserve"> You should consult your financial advisor, legal or tax professional regarding your specific situation and financial condition and </w:t>
      </w:r>
      <w:r w:rsidDel="00000000" w:rsidR="00000000" w:rsidRPr="00000000">
        <w:rPr>
          <w:rFonts w:ascii="Roboto" w:cs="Roboto" w:eastAsia="Roboto" w:hAnsi="Roboto"/>
          <w:b w:val="1"/>
          <w:bCs w:val="1"/>
          <w:color w:val="0a0b0d"/>
          <w:sz w:val="20"/>
          <w:szCs w:val="20"/>
          <w:highlight w:val="white"/>
          <w:rtl w:val="0"/>
        </w:rPr>
        <w:t xml:space="preserve">carefully consider whether trading or holding Digital Assets is suitable for you.  </w:t>
      </w:r>
    </w:p>
    <w:p w:rsidR="00000000" w:rsidDel="00000000" w:rsidP="00000000" w:rsidRDefault="00000000" w:rsidRPr="00000000" w14:paraId="00000016">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17">
      <w:pPr>
        <w:shd w:fill="ffffff" w:val="clear"/>
        <w:jc w:val="both"/>
        <w:rPr>
          <w:rFonts w:ascii="Roboto" w:cs="Roboto" w:eastAsia="Roboto" w:hAnsi="Roboto"/>
          <w:b w:val="1"/>
          <w:bCs w:val="1"/>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Plutus is not registered with the U.S. Securities and Exchange Commission. Plutus affiliated companies may offer securities services in the United States or to U.S. persons and such services are governed by respective terms and conditions and not this document. You acknowledge that Digital Assets are not subject to protections or insurance provided by the Federal Deposit Insurance Corporation (FDIC) or the Securities Investor Protection Corporation (SIPC).</w:t>
      </w:r>
    </w:p>
    <w:p>
      <w:ins w:id="384209" w:author="Max (AI)" w:date="2026-03-27T19:26:13Z">
        <w:r>
          <w:t xml:space="preserve">Additional Risk Factors: You acknowledge that the following risks may result in partial or total loss of your Digital Assets: (a) Regulatory Risk — changes in law or regulation may restrict or prohibit the use, transfer, or holding of Digital Assets; (b) Technology Risk — Digital Assets rely on cryptographic and blockchain technology that may contain bugs, vulnerabilities, or be subject to cyber attacks; (c) Counterparty Risk — third-party service providers, custodians, or partners used by Plutus may become insolvent, be hacked, or fail to perform; (d) Market Risk — the value of Digital Assets is highly volatile and may decline rapidly to zero; (e) Liquidity Risk — you may be unable to sell or withdraw your Digital Assets at a fair market price or at all; (f) Operational Risk — system outages, errors, or failures may prevent you from accessing or managing your Digital Assets; and (g) No Insurance — Digital Assets held with Plutus are not insured by any government agency, deposit insurance scheme, or investor protection fund.</w:t>
        </w:r>
      </w:ins>
    </w:p>
    <w:p w:rsidR="00000000" w:rsidDel="00000000" w:rsidP="00000000" w:rsidRDefault="00000000" w:rsidRPr="00000000" w14:paraId="00000018">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19">
      <w:pPr>
        <w:shd w:fill="ffffff" w:val="clear"/>
        <w:jc w:val="both"/>
        <w:rPr>
          <w:rFonts w:ascii="Roboto" w:cs="Roboto" w:eastAsia="Roboto" w:hAnsi="Roboto"/>
          <w:b w:val="1"/>
          <w:bCs w:val="1"/>
          <w:color w:val="0a0b0d"/>
          <w:sz w:val="36"/>
          <w:szCs w:val="36"/>
          <w:highlight w:val="white"/>
        </w:rPr>
      </w:pPr>
      <w:r w:rsidDel="00000000" w:rsidR="00000000" w:rsidRPr="00000000">
        <w:rPr>
          <w:rFonts w:ascii="Roboto" w:cs="Roboto" w:eastAsia="Roboto" w:hAnsi="Roboto"/>
          <w:b w:val="1"/>
          <w:bCs w:val="1"/>
          <w:color w:val="0a0b0d"/>
          <w:sz w:val="36"/>
          <w:szCs w:val="36"/>
          <w:highlight w:val="white"/>
          <w:rtl w:val="0"/>
        </w:rPr>
        <w:t>1. Account Setup</w:t>
      </w:r>
    </w:p>
    <w:p w:rsidR="00000000" w:rsidDel="00000000" w:rsidP="00000000" w:rsidRDefault="00000000" w:rsidRPr="00000000" w14:paraId="0000001A">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1B">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1.1. Eligibility. </w:t>
      </w:r>
      <w:r w:rsidDel="00000000" w:rsidR="00000000" w:rsidRPr="00000000">
        <w:rPr>
          <w:rFonts w:ascii="Roboto" w:cs="Roboto" w:eastAsia="Roboto" w:hAnsi="Roboto"/>
          <w:color w:val="0a0b0d"/>
          <w:sz w:val="20"/>
          <w:szCs w:val="20"/>
          <w:highlight w:val="white"/>
          <w:rtl w:val="0"/>
        </w:rPr>
        <w:t>To be eligible to use the Services, you must be at least 18 years old, and reside in a jurisdiction where the Services are available. Some of the Services may not be available to you depending on your location and other applicable criteria.</w:t>
      </w:r>
    </w:p>
    <w:p w:rsidR="00000000" w:rsidDel="00000000" w:rsidP="00000000" w:rsidRDefault="00000000" w:rsidRPr="00000000" w14:paraId="0000001C">
      <w:pP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1D">
      <w:pPr>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1.2. Registration of Plutus Account.</w:t>
      </w:r>
      <w:r w:rsidDel="00000000" w:rsidR="00000000" w:rsidRPr="00000000">
        <w:rPr>
          <w:rFonts w:ascii="Roboto" w:cs="Roboto" w:eastAsia="Roboto" w:hAnsi="Roboto"/>
          <w:sz w:val="20"/>
          <w:szCs w:val="20"/>
          <w:rtl w:val="0"/>
        </w:rPr>
        <w:t xml:space="preserve"> You must register for an Plutus account to use the Services (an “</w:t>
      </w:r>
      <w:r w:rsidDel="00000000" w:rsidR="00000000" w:rsidRPr="00000000">
        <w:rPr>
          <w:rFonts w:ascii="Roboto" w:cs="Roboto" w:eastAsia="Roboto" w:hAnsi="Roboto"/>
          <w:b w:val="1"/>
          <w:bCs w:val="1"/>
          <w:sz w:val="20"/>
          <w:szCs w:val="20"/>
          <w:rtl w:val="0"/>
        </w:rPr>
        <w:t>Plutus Account</w:t>
      </w:r>
      <w:r w:rsidDel="00000000" w:rsidR="00000000" w:rsidRPr="00000000">
        <w:rPr>
          <w:rFonts w:ascii="Roboto" w:cs="Roboto" w:eastAsia="Roboto" w:hAnsi="Roboto"/>
          <w:sz w:val="20"/>
          <w:szCs w:val="20"/>
          <w:rtl w:val="0"/>
        </w:rPr>
        <w:t>”). You will need to complete certain verification procedures before you are permitted to use the Services. By registering or using an Plutus Account you agree and represent that you have created your Plutus Account and you will use your Plutus Account only for yourself, and not on behalf of any third party, unless you have obtained prior written approval from Plutus. You are fully responsible for all activity that occurs under your Plutus Account. We may, in our sole discretion, refuse to open an Plutus Account, suspend or terminate any Plutus Account, suspend or terminate the withdrawal and/or receiving of any Digital Asset to or from your Plutus Account, and/or suspend or terminate the trading or other use of Digital Assets in an Plutus Account.</w:t>
      </w:r>
    </w:p>
    <w:p w:rsidR="00000000" w:rsidDel="00000000" w:rsidP="00000000" w:rsidRDefault="00000000" w:rsidRPr="00000000" w14:paraId="0000001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F">
      <w:pP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1.3. Consent to Access.</w:t>
      </w:r>
      <w:r w:rsidDel="00000000" w:rsidR="00000000" w:rsidRPr="00000000">
        <w:rPr>
          <w:rFonts w:ascii="Roboto" w:cs="Roboto" w:eastAsia="Roboto" w:hAnsi="Roboto"/>
          <w:color w:val="0a0b0d"/>
          <w:sz w:val="20"/>
          <w:szCs w:val="20"/>
          <w:highlight w:val="white"/>
          <w:rtl w:val="0"/>
        </w:rPr>
        <w:t xml:space="preserve"> Processing and Storage of Your Personal Data &amp; Identity Verification. During registration for your Plutus Account, or at any other time deemed necessary by Plutus, you agree to provide us with the information we request for the purposes of identity verification, providing the Services to you, and the detection of money laundering, terrorist financing, fraud, or any other financial crimes and permit us to keep a record of such information. The information we request may include certain personal information, including, but not limited to, your name, address, telephone number, e-mail address, date of birth, taxpayer identification number, government identification, and information regarding your bank account (such as the name of the bank, the account type, routing number, and account number) and in some cases (where permitted by law), special categories of personal data, such as your biometric information. You consent to us accessing, processing and retaining any personal information you provide to us for the purpose of us providing the Services to you. This consent is not related to, and does not affect, any rights or obligations we or you have in accordance with data protection laws, privacy laws and regulations. You can withdraw your consent at any time by closing your account with us. However, we may retain and continue to process your personal information if we reasonably believe it is necessary in order to comply with laws or regulations. In providing us with this or any other information that may be required, you confirm that the information is accurate and authentic. You agree to keep us updated if any of the information you provide changes. You acknowledge and agree that any identification documents as well as any other contract information, including but not limited to, email address, physical address, phone number, etc., are up to date at all times. You authorize us to make inquiries, whether directly or through third parties, that we consider necessary to verify your identity or protect you and/or us against fraud or other financial crime, and to take action we reasonably deem necessary based on the results of such inquiries. When we carry out these inquiries, you acknowledge and agree that your personal information may be disclosed to credit reference and fraud prevention or financial crime agencies and that these agencies may respond to our inquiries in full. This is an identity check only and should have no adverse effect on your credit rating. We reserve the right at all times to monitor, review, retain and/or disclose any information as necessary to satisfy any applicable law, regulation, sanctions programs, legal process or governmental request. Further, you authorize your wireless carrier to use or disclose information about your account and your wireless device, if available, to Plutus or its service provider for as long as you have an Plutus Account, solely to help them identify you or your wireless device and to prevent fraud. See our </w:t>
      </w:r>
      <w:hyperlink r:id="rId7">
        <w:r w:rsidDel="00000000" w:rsidR="00000000" w:rsidRPr="00000000">
          <w:rPr>
            <w:rFonts w:ascii="Roboto" w:cs="Roboto" w:eastAsia="Roboto" w:hAnsi="Roboto"/>
            <w:color w:val="0000ff"/>
            <w:sz w:val="20"/>
            <w:szCs w:val="20"/>
            <w:highlight w:val="white"/>
            <w:u w:val="single"/>
            <w:rtl w:val="0"/>
          </w:rPr>
          <w:t xml:space="preserve">Privacy Policy</w:t>
        </w:r>
      </w:hyperlink>
      <w:r w:rsidDel="00000000" w:rsidR="00000000" w:rsidRPr="00000000">
        <w:rPr>
          <w:rFonts w:ascii="Roboto" w:cs="Roboto" w:eastAsia="Roboto" w:hAnsi="Roboto"/>
          <w:color w:val="0a0b0d"/>
          <w:sz w:val="20"/>
          <w:szCs w:val="20"/>
          <w:highlight w:val="white"/>
          <w:rtl w:val="0"/>
        </w:rPr>
        <w:t xml:space="preserve"> and Cookie Policy for more information on how we process your personal data and the rights you have in respect of this.</w:t>
      </w:r>
    </w:p>
    <w:p w:rsidR="00000000" w:rsidDel="00000000" w:rsidP="00000000" w:rsidRDefault="00000000" w:rsidRPr="00000000" w14:paraId="00000020">
      <w:pP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21">
      <w:pP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1.4. Access.</w:t>
      </w:r>
      <w:r w:rsidDel="00000000" w:rsidR="00000000" w:rsidRPr="00000000">
        <w:rPr>
          <w:rFonts w:ascii="Roboto" w:cs="Roboto" w:eastAsia="Roboto" w:hAnsi="Roboto"/>
          <w:color w:val="0a0b0d"/>
          <w:sz w:val="20"/>
          <w:szCs w:val="20"/>
          <w:highlight w:val="white"/>
          <w:rtl w:val="0"/>
        </w:rPr>
        <w:t xml:space="preserve"> The Services can be accessed directly using the Plutus Platform. Access to the Services may become degraded or unavailable during times of significant volatility or volume. This could result in significant support response time delays. Although we strive to provide you with excellent service, we do not represent that the Plutus Platform or the Services will be available without interruption and we do not guarantee that any order will be executed, accepted, recorded, or remain open. Plutus will not be liable for any losses resulting from or arising out of delays in processing transactions, inability to execute transactions, or lack of timely response from Plutus customer support (“</w:t>
      </w:r>
      <w:r w:rsidDel="00000000" w:rsidR="00000000" w:rsidRPr="00000000">
        <w:rPr>
          <w:rFonts w:ascii="Roboto" w:cs="Roboto" w:eastAsia="Roboto" w:hAnsi="Roboto"/>
          <w:b w:val="1"/>
          <w:bCs w:val="1"/>
          <w:color w:val="0a0b0d"/>
          <w:sz w:val="20"/>
          <w:szCs w:val="20"/>
          <w:highlight w:val="white"/>
          <w:rtl w:val="0"/>
        </w:rPr>
        <w:t>Customer Support</w:t>
      </w:r>
      <w:r w:rsidDel="00000000" w:rsidR="00000000" w:rsidRPr="00000000">
        <w:rPr>
          <w:rFonts w:ascii="Roboto" w:cs="Roboto" w:eastAsia="Roboto" w:hAnsi="Roboto"/>
          <w:color w:val="0a0b0d"/>
          <w:sz w:val="20"/>
          <w:szCs w:val="20"/>
          <w:highlight w:val="white"/>
          <w:rtl w:val="0"/>
        </w:rPr>
        <w:t>”). For example, if you are locked out of your Plutus Account, it is possible that the value or price of the Digital Assets in your Plutus Account may decrease before your access to your Plutus Account is restored. Plutus will not be liable for any alleged losses that you suffer from a decrease in Digital Asset values or prices.</w:t>
      </w:r>
    </w:p>
    <w:p w:rsidR="00000000" w:rsidDel="00000000" w:rsidP="00000000" w:rsidRDefault="00000000" w:rsidRPr="00000000" w14:paraId="00000022">
      <w:pP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23">
      <w:pPr>
        <w:shd w:fill="ffffff" w:val="clear"/>
        <w:jc w:val="both"/>
        <w:rPr>
          <w:rFonts w:ascii="Roboto" w:cs="Roboto" w:eastAsia="Roboto" w:hAnsi="Roboto"/>
          <w:b w:val="1"/>
          <w:bCs w:val="1"/>
          <w:color w:val="0a0b0d"/>
          <w:sz w:val="36"/>
          <w:szCs w:val="36"/>
          <w:highlight w:val="white"/>
        </w:rPr>
      </w:pPr>
      <w:r w:rsidDel="00000000" w:rsidR="00000000" w:rsidRPr="00000000">
        <w:rPr>
          <w:rFonts w:ascii="Roboto" w:cs="Roboto" w:eastAsia="Roboto" w:hAnsi="Roboto"/>
          <w:b w:val="1"/>
          <w:bCs w:val="1"/>
          <w:color w:val="0a0b0d"/>
          <w:sz w:val="36"/>
          <w:szCs w:val="36"/>
          <w:highlight w:val="white"/>
          <w:rtl w:val="0"/>
        </w:rPr>
        <w:t>2. Hosted Wallet Services</w:t>
      </w:r>
    </w:p>
    <w:p w:rsidR="00000000" w:rsidDel="00000000" w:rsidP="00000000" w:rsidRDefault="00000000" w:rsidRPr="00000000" w14:paraId="00000024">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25">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2.1. Hosted Wallet Services. </w:t>
      </w:r>
      <w:r w:rsidDel="00000000" w:rsidR="00000000" w:rsidRPr="00000000">
        <w:rPr>
          <w:rFonts w:ascii="Roboto" w:cs="Roboto" w:eastAsia="Roboto" w:hAnsi="Roboto"/>
          <w:color w:val="0a0b0d"/>
          <w:sz w:val="20"/>
          <w:szCs w:val="20"/>
          <w:highlight w:val="white"/>
          <w:rtl w:val="0"/>
        </w:rPr>
        <w:t>As part of your Plutus Account, Plutus will provide qualifying users: (i) hosted Digital Asset wallet(s), each of which is an account for holding Supported Digital Assets (“</w:t>
      </w:r>
      <w:r w:rsidDel="00000000" w:rsidR="00000000" w:rsidRPr="00000000">
        <w:rPr>
          <w:rFonts w:ascii="Roboto" w:cs="Roboto" w:eastAsia="Roboto" w:hAnsi="Roboto"/>
          <w:b w:val="1"/>
          <w:bCs w:val="1"/>
          <w:color w:val="0a0b0d"/>
          <w:sz w:val="20"/>
          <w:szCs w:val="20"/>
          <w:highlight w:val="white"/>
          <w:rtl w:val="0"/>
        </w:rPr>
        <w:t>Digital Asset Wallet</w:t>
      </w:r>
      <w:r w:rsidDel="00000000" w:rsidR="00000000" w:rsidRPr="00000000">
        <w:rPr>
          <w:rFonts w:ascii="Roboto" w:cs="Roboto" w:eastAsia="Roboto" w:hAnsi="Roboto"/>
          <w:color w:val="0a0b0d"/>
          <w:sz w:val="20"/>
          <w:szCs w:val="20"/>
          <w:highlight w:val="white"/>
          <w:rtl w:val="0"/>
        </w:rPr>
        <w:t>”), and (ii) a hosted U.S. Dollar (USD) stablecoin wallet (“</w:t>
      </w:r>
      <w:r w:rsidDel="00000000" w:rsidR="00000000" w:rsidRPr="00000000">
        <w:rPr>
          <w:rFonts w:ascii="Roboto" w:cs="Roboto" w:eastAsia="Roboto" w:hAnsi="Roboto"/>
          <w:b w:val="1"/>
          <w:bCs w:val="1"/>
          <w:color w:val="0a0b0d"/>
          <w:sz w:val="20"/>
          <w:szCs w:val="20"/>
          <w:highlight w:val="white"/>
          <w:rtl w:val="0"/>
        </w:rPr>
        <w:t>Plutus USD Wallet</w:t>
      </w:r>
      <w:r w:rsidDel="00000000" w:rsidR="00000000" w:rsidRPr="00000000">
        <w:rPr>
          <w:rFonts w:ascii="Roboto" w:cs="Roboto" w:eastAsia="Roboto" w:hAnsi="Roboto"/>
          <w:color w:val="0a0b0d"/>
          <w:sz w:val="20"/>
          <w:szCs w:val="20"/>
          <w:highlight w:val="white"/>
          <w:rtl w:val="0"/>
        </w:rPr>
        <w:t>”). Both your Digital Asset Wallet and Plutus USD Wallet may collectively be referred to as your “Plutus Wallet.”</w:t>
      </w:r>
    </w:p>
    <w:p w:rsidR="00000000" w:rsidDel="00000000" w:rsidP="00000000" w:rsidRDefault="00000000" w:rsidRPr="00000000" w14:paraId="00000026">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27">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2.2. Hosted Digital Asset Wallet.</w:t>
      </w:r>
      <w:r w:rsidDel="00000000" w:rsidR="00000000" w:rsidRPr="00000000">
        <w:rPr>
          <w:rFonts w:ascii="Roboto" w:cs="Roboto" w:eastAsia="Roboto" w:hAnsi="Roboto"/>
          <w:color w:val="0a0b0d"/>
          <w:sz w:val="20"/>
          <w:szCs w:val="20"/>
          <w:highlight w:val="white"/>
          <w:rtl w:val="0"/>
        </w:rPr>
        <w:t xml:space="preserve"> Your Digital Asset Wallet allows you to store, track, transfer, and manage your balances of Supported Digital Assets. We securely store Digital Asset private keys, which are used to process transactions, in a combination of online and offline storage. As a result of our security protocols, it may be necessary for us to retrieve private keys or related information from offline storage in order to facilitate Digital Asset </w:t>
      </w:r>
      <w:r w:rsidDel="00000000" w:rsidR="00000000" w:rsidRPr="00000000">
        <w:rPr>
          <w:rFonts w:ascii="Roboto" w:cs="Roboto" w:eastAsia="Roboto" w:hAnsi="Roboto"/>
          <w:color w:val="0a0b0d"/>
          <w:sz w:val="20"/>
          <w:szCs w:val="20"/>
          <w:rtl w:val="0"/>
        </w:rPr>
        <w:t>Transfers (as defined below</w:t>
      </w:r>
      <w:r w:rsidDel="00000000" w:rsidR="00000000" w:rsidRPr="00000000">
        <w:rPr>
          <w:rFonts w:ascii="Roboto" w:cs="Roboto" w:eastAsia="Roboto" w:hAnsi="Roboto"/>
          <w:color w:val="0a0b0d"/>
          <w:sz w:val="20"/>
          <w:szCs w:val="20"/>
          <w:highlight w:val="white"/>
          <w:rtl w:val="0"/>
        </w:rPr>
        <w:t>) in accordance with your instructions, and you acknowledge that this may delay the initiation or crediting of such Digital Asset Transfers.</w:t>
      </w:r>
    </w:p>
    <w:p w:rsidR="00000000" w:rsidDel="00000000" w:rsidP="00000000" w:rsidRDefault="00000000" w:rsidRPr="00000000" w14:paraId="00000028">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29">
      <w:pPr>
        <w:shd w:fill="ffffff" w:val="clear"/>
        <w:jc w:val="both"/>
        <w:rPr>
          <w:rFonts w:ascii="Roboto" w:cs="Roboto" w:eastAsia="Roboto" w:hAnsi="Roboto"/>
          <w:b w:val="1"/>
          <w:bCs w:val="1"/>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2.3. Supported Digital Assets.</w:t>
      </w:r>
      <w:r w:rsidDel="00000000" w:rsidR="00000000" w:rsidRPr="00000000">
        <w:rPr>
          <w:rFonts w:ascii="Roboto" w:cs="Roboto" w:eastAsia="Roboto" w:hAnsi="Roboto"/>
          <w:color w:val="0a0b0d"/>
          <w:sz w:val="20"/>
          <w:szCs w:val="20"/>
          <w:highlight w:val="white"/>
          <w:rtl w:val="0"/>
        </w:rPr>
        <w:t xml:space="preserve"> Your Digital Asset Wallet is intended solely for proper use of Supported Digital Assets as designated on the Plutus Platform. </w:t>
      </w:r>
      <w:r w:rsidDel="00000000" w:rsidR="00000000" w:rsidRPr="00000000">
        <w:rPr>
          <w:rFonts w:ascii="Roboto" w:cs="Roboto" w:eastAsia="Roboto" w:hAnsi="Roboto"/>
          <w:b w:val="1"/>
          <w:bCs w:val="1"/>
          <w:i w:val="1"/>
          <w:iCs w:val="1"/>
          <w:color w:val="0a0b0d"/>
          <w:sz w:val="20"/>
          <w:szCs w:val="20"/>
          <w:highlight w:val="white"/>
          <w:rtl w:val="0"/>
        </w:rPr>
        <w:t xml:space="preserve">Under no circumstances should you attempt to use your Digital Asset Wallet to store, withdraw, or receive any assets other than Supported Digital Assets. Plutus assumes no responsibility in connection with any attempt to use your Digital Asset Wallet with Digital Assets that are not Supported Digital Assets. You acknowledge and agree that Plutus is not liable for any unsupported Digital Asset that is sent to your Digital Asset Wallet or Plutus USD Wallet. Plutus may in its sole discretion terminate support for any particular Digital Asset. If you do not sell or withdraw such Digital Asset off the Plutus Platform before Plutus terminates its support for such Digital Asset, then Plutus in its sole discretion may, but shall not be obligated to, remove such Digital Asset from your Digital Asset Wallet and credit your Digital Asset Wallet or Plutus USD Wallet the equivalent market value of a Supported Digital Asset or fiat currency minus applicable transaction costs. You agree that Plutus shall not be liable for the value of nor any amount of Digital Assets you lose because such Digital Assets are not Supported Digital Assets on the Plutus Platform. If you have any questions about our current list of Supported Digital Assets, please visit </w:t>
      </w:r>
      <w:hyperlink r:id="rId8">
        <w:r w:rsidDel="00000000" w:rsidR="00000000" w:rsidRPr="00000000">
          <w:rPr>
            <w:rFonts w:ascii="Roboto" w:cs="Roboto" w:eastAsia="Roboto" w:hAnsi="Roboto"/>
            <w:b w:val="1"/>
            <w:bCs w:val="1"/>
            <w:i w:val="1"/>
            <w:iCs w:val="1"/>
            <w:color w:val="1155cc"/>
            <w:sz w:val="20"/>
            <w:szCs w:val="20"/>
            <w:highlight w:val="white"/>
            <w:u w:val="single"/>
            <w:rtl w:val="0"/>
          </w:rPr>
          <w:t xml:space="preserve">What Cryptocurrencies does Abra support? – Abra</w:t>
        </w:r>
      </w:hyperlink>
      <w:r w:rsidDel="00000000" w:rsidR="00000000" w:rsidRPr="00000000">
        <w:rPr>
          <w:rFonts w:ascii="Roboto" w:cs="Roboto" w:eastAsia="Roboto" w:hAnsi="Roboto"/>
          <w:b w:val="1"/>
          <w:bCs w:val="1"/>
          <w:color w:val="0a0b0d"/>
          <w:sz w:val="20"/>
          <w:szCs w:val="20"/>
          <w:highlight w:val="white"/>
          <w:rtl w:val="0"/>
        </w:rPr>
        <w:t>.</w:t>
      </w:r>
    </w:p>
    <w:p w:rsidR="00000000" w:rsidDel="00000000" w:rsidP="00000000" w:rsidRDefault="00000000" w:rsidRPr="00000000" w14:paraId="0000002A">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2B">
      <w:pPr>
        <w:shd w:fill="ffffff" w:val="clear"/>
        <w:jc w:val="both"/>
        <w:rPr>
          <w:rFonts w:ascii="Roboto" w:cs="Roboto" w:eastAsia="Roboto" w:hAnsi="Roboto"/>
          <w:b w:val="1"/>
          <w:bCs w:val="1"/>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2.4. Supplemental Protocols Excluded. </w:t>
      </w:r>
      <w:r w:rsidDel="00000000" w:rsidR="00000000" w:rsidRPr="00000000">
        <w:rPr>
          <w:rFonts w:ascii="Roboto" w:cs="Roboto" w:eastAsia="Roboto" w:hAnsi="Roboto"/>
          <w:color w:val="0a0b0d"/>
          <w:sz w:val="20"/>
          <w:szCs w:val="20"/>
          <w:highlight w:val="white"/>
          <w:rtl w:val="0"/>
        </w:rPr>
        <w:t xml:space="preserve">Unless otherwise specifically announced on the Plutus Platform or as set forth in this Agreement, Supported Digital Assets excludes all other protocols and/or functionality which supplement or interact with the Supported Digital Asset. This exclusion includes but is not limited to: metacoins, colored coins, side chains, or other derivative, enhanced, or forked protocols, tokens, or coins or other functionality, such as staking, protocol governance, and/or any smart contract functionality, which may supplement or interact with a Supported Digital Asset. Do not use your Plutus Account to attempt to receive, withdraw, store, or engage in any other type of transaction or functionality involving any such protocol as the Plutus Platform is not configured to detect, secure, or process these transactions and functionality. Any attempted transactions in such items may result in loss of the Digital Asset or other item. </w:t>
      </w:r>
      <w:r w:rsidDel="00000000" w:rsidR="00000000" w:rsidRPr="00000000">
        <w:rPr>
          <w:rFonts w:ascii="Roboto" w:cs="Roboto" w:eastAsia="Roboto" w:hAnsi="Roboto"/>
          <w:b w:val="1"/>
          <w:bCs w:val="1"/>
          <w:i w:val="1"/>
          <w:iCs w:val="1"/>
          <w:color w:val="0a0b0d"/>
          <w:sz w:val="20"/>
          <w:szCs w:val="20"/>
          <w:highlight w:val="white"/>
          <w:rtl w:val="0"/>
        </w:rPr>
        <w:t>You acknowledge and agree that, other than as set forth in this Agreement, supplemental protocols are excluded from Supported Digital Assets and that Plutus has no liability for any losses related to supplemental protocols.</w:t>
      </w:r>
      <w:r w:rsidDel="00000000" w:rsidR="00000000" w:rsidRPr="00000000">
        <w:rPr>
          <w:rtl w:val="0"/>
        </w:rPr>
      </w:r>
    </w:p>
    <w:p w:rsidR="00000000" w:rsidDel="00000000" w:rsidP="00000000" w:rsidRDefault="00000000" w:rsidRPr="00000000" w14:paraId="0000002C">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2D">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2.5. Fungibility of Certain Digital Assets. </w:t>
      </w:r>
      <w:r w:rsidDel="00000000" w:rsidR="00000000" w:rsidRPr="00000000">
        <w:rPr>
          <w:rFonts w:ascii="Roboto" w:cs="Roboto" w:eastAsia="Roboto" w:hAnsi="Roboto"/>
          <w:color w:val="0a0b0d"/>
          <w:sz w:val="20"/>
          <w:szCs w:val="20"/>
          <w:highlight w:val="white"/>
          <w:rtl w:val="0"/>
        </w:rPr>
        <w:t>You acknowledge and agree that Plutus may hold Supported Digital Assets in your Digital Asset Wallets in a variety of different ways, including across multiple blockchain protocols, such as layer two networks, alternative layer one networks, or side chains. In connection with its holding of Supported Digital Assets in your Digital Asset Wallets and Plutus USD Wallet, Plutus may transfer such Digital Assets off of the primary blockchain protocol and hold such Digital Assets on shared blockchain addresses, controlled by Plutus, on alternative blockchain protocols in forms compatible with such protocols.  You agree that all forms of the same Digital Asset that are held and made available across multiple blockchain protocols may be treated as fungible and the equivalent of each other, without regard to (a) whether any form of such Digital Asset is wrapped or (b) the blockchain protocol on which any form of such Digital Asset is stored.</w:t>
      </w:r>
    </w:p>
    <w:p w:rsidR="00000000" w:rsidDel="00000000" w:rsidP="00000000" w:rsidRDefault="00000000" w:rsidRPr="00000000" w14:paraId="0000002E">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2F">
      <w:pPr>
        <w:shd w:fill="ffffff" w:val="clear"/>
        <w:jc w:val="both"/>
        <w:rPr>
          <w:rFonts w:ascii="Roboto" w:cs="Roboto" w:eastAsia="Roboto" w:hAnsi="Roboto"/>
          <w:b w:val="1"/>
          <w:bCs w:val="1"/>
          <w:i w:val="1"/>
          <w:iCs w:val="1"/>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2.6. Operation of Digital Asset Protocols.</w:t>
      </w:r>
      <w:r w:rsidDel="00000000" w:rsidR="00000000" w:rsidRPr="00000000">
        <w:rPr>
          <w:rFonts w:ascii="Roboto" w:cs="Roboto" w:eastAsia="Roboto" w:hAnsi="Roboto"/>
          <w:color w:val="0a0b0d"/>
          <w:sz w:val="20"/>
          <w:szCs w:val="20"/>
          <w:highlight w:val="white"/>
          <w:rtl w:val="0"/>
        </w:rPr>
        <w:t xml:space="preserve"> Plutus does not own or control the underlying software protocols which govern the operation of Digital Assets. Generally, the underlying protocols are open source, and anyone can use, copy, modify, and distribute them. We assume no responsibility for the operation of the underlying protocols and do not guarantee the functionality or security of network operations. In particular, the underlying protocols may be subject to sudden changes in operating rules (including “forks”). Any such operating changes may materially affect the availability, value, functionality, and/or the name of the Digital Assets in your Digital Asset Wallet or Plutus USD Wallet. Plutus does not control the timing and features of these operating changes. It is your responsibility to make yourself aware of upcoming operating changes and carefully consider publicly available information and information that may be provided by Plutus in determining whether to continue to use an Plutus Account for the affected Digital Asset. In the event of any such operational change, Plutus reserves the right to take such steps as may be necessary to protect the security and safety of assets held on the Plutus Platform, including without limitation, temporarily suspending operations for the involved Digital Asset(s). Plutus will endeavor to provide you notice of its response to any material operating change, however, such changes are outside of Plutus’s control and may occur without notice to Plutus. Plutus’s response to any operating change is subject to its sole discretion and may include deciding not to support any new Digital Asset, fork, or other actions. </w:t>
      </w:r>
      <w:r w:rsidDel="00000000" w:rsidR="00000000" w:rsidRPr="00000000">
        <w:rPr>
          <w:rFonts w:ascii="Roboto" w:cs="Roboto" w:eastAsia="Roboto" w:hAnsi="Roboto"/>
          <w:b w:val="1"/>
          <w:bCs w:val="1"/>
          <w:i w:val="1"/>
          <w:iCs w:val="1"/>
          <w:color w:val="0a0b0d"/>
          <w:sz w:val="20"/>
          <w:szCs w:val="20"/>
          <w:highlight w:val="white"/>
          <w:rtl w:val="0"/>
        </w:rPr>
        <w:t>You acknowledge and accept the risks of operating changes to Digital Asset protocols and agree that Plutus is not responsible for such operating changes and not liable for any loss of value you may experience as a result of such changes in operating rules. You acknowledge and accept that Plutus has sole discretion to determine its response to any operating change and that we have no responsibility to assist you with unsupported currencies or protocols. You further acknowledge and accept that Plutus has no responsibility to support new Digital Asset forks or operating changes for Digital Assets.</w:t>
      </w:r>
    </w:p>
    <w:p w:rsidR="00000000" w:rsidDel="00000000" w:rsidP="00000000" w:rsidRDefault="00000000" w:rsidRPr="00000000" w14:paraId="00000030">
      <w:pPr>
        <w:shd w:fill="ffffff" w:val="clear"/>
        <w:jc w:val="both"/>
        <w:rPr>
          <w:rFonts w:ascii="Roboto" w:cs="Roboto" w:eastAsia="Roboto" w:hAnsi="Roboto"/>
          <w:b w:val="1"/>
          <w:bCs w:val="1"/>
          <w:i w:val="1"/>
          <w:iCs w:val="1"/>
          <w:color w:val="0a0b0d"/>
          <w:sz w:val="20"/>
          <w:szCs w:val="20"/>
          <w:highlight w:val="white"/>
        </w:rPr>
      </w:pPr>
      <w:r w:rsidDel="00000000" w:rsidR="00000000" w:rsidRPr="00000000">
        <w:rPr>
          <w:rtl w:val="0"/>
        </w:rPr>
      </w:r>
    </w:p>
    <w:p w:rsidR="00000000" w:rsidDel="00000000" w:rsidP="00000000" w:rsidRDefault="00000000" w:rsidRPr="00000000" w14:paraId="00000031">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2.7. Digital Asset Custody and Title.</w:t>
      </w:r>
      <w:r w:rsidDel="00000000" w:rsidR="00000000" w:rsidRPr="00000000">
        <w:rPr>
          <w:rFonts w:ascii="Roboto" w:cs="Roboto" w:eastAsia="Roboto" w:hAnsi="Roboto"/>
          <w:color w:val="0a0b0d"/>
          <w:sz w:val="20"/>
          <w:szCs w:val="20"/>
          <w:highlight w:val="white"/>
          <w:rtl w:val="0"/>
        </w:rPr>
        <w:t xml:space="preserve"> All Supported Digital Assets held in your Digital Asset Wallet are stored by Plutus or Plutus Partners (defined below) on your behalf as described in further detail below.</w:t>
      </w:r>
    </w:p>
    <w:p w:rsidR="00000000" w:rsidDel="00000000" w:rsidP="00000000" w:rsidRDefault="00000000" w:rsidRPr="00000000" w14:paraId="00000032">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33">
      <w:pPr>
        <w:shd w:fill="ffffff" w:val="clear"/>
        <w:jc w:val="both"/>
        <w:rPr>
          <w:rFonts w:ascii="Roboto" w:cs="Roboto" w:eastAsia="Roboto" w:hAnsi="Roboto"/>
          <w:color w:val="0a0b0d"/>
          <w:sz w:val="20"/>
          <w:szCs w:val="20"/>
        </w:rPr>
      </w:pPr>
      <w:r w:rsidDel="00000000" w:rsidR="00000000" w:rsidRPr="00000000">
        <w:rPr>
          <w:rFonts w:ascii="Roboto" w:cs="Roboto" w:eastAsia="Roboto" w:hAnsi="Roboto"/>
          <w:b w:val="1"/>
          <w:bCs w:val="1"/>
          <w:color w:val="0a0b0d"/>
          <w:sz w:val="20"/>
          <w:szCs w:val="20"/>
          <w:highlight w:val="white"/>
          <w:rtl w:val="0"/>
        </w:rPr>
        <w:t>2.7.1. Ownership.</w:t>
      </w:r>
      <w:r w:rsidDel="00000000" w:rsidR="00000000" w:rsidRPr="00000000">
        <w:rPr>
          <w:rFonts w:ascii="Roboto" w:cs="Roboto" w:eastAsia="Roboto" w:hAnsi="Roboto"/>
          <w:color w:val="0a0b0d"/>
          <w:sz w:val="20"/>
          <w:szCs w:val="20"/>
          <w:highlight w:val="white"/>
          <w:rtl w:val="0"/>
        </w:rPr>
        <w:t xml:space="preserve"> </w:t>
      </w:r>
      <w:r w:rsidDel="00000000" w:rsidR="00000000" w:rsidRPr="00000000">
        <w:rPr>
          <w:rFonts w:ascii="Roboto" w:cs="Roboto" w:eastAsia="Roboto" w:hAnsi="Roboto"/>
          <w:color w:val="0a0b0d"/>
          <w:sz w:val="20"/>
          <w:szCs w:val="20"/>
          <w:rtl w:val="0"/>
        </w:rPr>
        <w:t>Title to Supported Digital Assets shall at all times remain with you and shall not transfer to Plutus. All interests in Digital Assets we hold for Digital Asset Wallets are held for you, are not property of Plutus, and are not subject to claims of Plutus’s creditors. As owner of the Supported Digital Assets in your Digital Asset Wallet, you shall bear all risk of loss of such Supported Digital Assets. Plutus shall have no liability for Supported Digital Asset fluctuations or loss. Plutus may not grant a security interest in the Supported Digital Assets held in your Digital Asset Wallet. Except as required by law, or except as provided herein, Plutus will not sell, transfer, loan, hypothecate, or otherwise alienate Supported Digital Assets in your Digital Asset Wallet unless instructed by you.</w:t>
      </w:r>
    </w:p>
    <w:p w:rsidR="00000000" w:rsidDel="00000000" w:rsidP="00000000" w:rsidRDefault="00000000" w:rsidRPr="00000000" w14:paraId="00000034">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35">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2.7.2. Control and Customer Instructions.</w:t>
      </w:r>
      <w:r w:rsidDel="00000000" w:rsidR="00000000" w:rsidRPr="00000000">
        <w:rPr>
          <w:rFonts w:ascii="Roboto" w:cs="Roboto" w:eastAsia="Roboto" w:hAnsi="Roboto"/>
          <w:color w:val="0a0b0d"/>
          <w:sz w:val="20"/>
          <w:szCs w:val="20"/>
          <w:highlight w:val="white"/>
          <w:rtl w:val="0"/>
        </w:rPr>
        <w:t xml:space="preserve"> You control the Digital Assets held in your Digital Asset Wallet and Plutus USD Wallet. At any time, subject to outages, downtime, and other applicable policies, you may withdraw your Supported Digital Assets by instructing Plutus to debit the applicable Supported Digital Asset from your Digital Asset Wallet or Plutus USD Wallet and transfer the Digital Assets to a different blockchain address. After your request to withdraw any amount of Supported Digital Assets, we will promptly initiate the withdrawal process but may require up to seven (7) Business Days to process withdrawals from your Plutus Wallet and/or Plutus Boost Account (as defined below). Notwithstanding the foregoing, Plutus reserves the right to require more than seven (7) days for reasons related to volatile market conditions and Plutus’s policies. As long as you continue to hold Supported Digital Assets with Plutus, Plutus shall retain control over electronic private keys associated with blockchain addresses operated by Plutus, including the blockchain addresses used to hold the Supported Digital Assets credited to your Digital Asset Wallet.</w:t>
      </w:r>
    </w:p>
    <w:p w:rsidR="00000000" w:rsidDel="00000000" w:rsidP="00000000" w:rsidRDefault="00000000" w:rsidRPr="00000000" w14:paraId="00000036">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37">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2.7.3. Omnibus Accounts.</w:t>
      </w:r>
      <w:r w:rsidDel="00000000" w:rsidR="00000000" w:rsidRPr="00000000">
        <w:rPr>
          <w:rFonts w:ascii="Roboto" w:cs="Roboto" w:eastAsia="Roboto" w:hAnsi="Roboto"/>
          <w:color w:val="0a0b0d"/>
          <w:sz w:val="20"/>
          <w:szCs w:val="20"/>
          <w:highlight w:val="white"/>
          <w:rtl w:val="0"/>
        </w:rPr>
        <w:t xml:space="preserve"> In order to help secure your Supported Digital Assets, Plutus may use shared blockchain addresses, controlled by Plutus, to hold Supported Digital Assets for Digital Asset Wallets on behalf of customers and/or Plutus Partners held on behalf of Plutus. Although we maintain separate ledgers for users’ Plutus Accounts, Plutus shall have no obligation to create a segregated blockchain address for your Supported Digital Assets.</w:t>
      </w:r>
    </w:p>
    <w:p w:rsidR="00000000" w:rsidDel="00000000" w:rsidP="00000000" w:rsidRDefault="00000000" w:rsidRPr="00000000" w14:paraId="00000038">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39">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2.8. Plutus USD Wallet.</w:t>
      </w:r>
      <w:r w:rsidDel="00000000" w:rsidR="00000000" w:rsidRPr="00000000">
        <w:rPr>
          <w:rFonts w:ascii="Roboto" w:cs="Roboto" w:eastAsia="Roboto" w:hAnsi="Roboto"/>
          <w:color w:val="0a0b0d"/>
          <w:sz w:val="20"/>
          <w:szCs w:val="20"/>
          <w:highlight w:val="white"/>
          <w:rtl w:val="0"/>
        </w:rPr>
        <w:t xml:space="preserve"> Your Plutus USD Wallet allows you to hold and transfer USD stablecoins such as USD Coin (USDC), Pax Dollar (USDP) and True USD (TUSD) with your Plutus Account as described in Section 3 below. Plutus is not an FDIC-insured bank. Plutus may also invest funds in liquid investments, which may include but are not limited to U.S. treasuries, in accordance with state money transmitter laws. Plutus owns the interest or other earnings on these investments. Plutus will not use your funds for its operating expenses or any other corporate purposes.</w:t>
      </w:r>
    </w:p>
    <w:p w:rsidR="00000000" w:rsidDel="00000000" w:rsidP="00000000" w:rsidRDefault="00000000" w:rsidRPr="00000000" w14:paraId="0000003A">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3B">
      <w:pPr>
        <w:shd w:fill="ffffff" w:val="clear"/>
        <w:jc w:val="both"/>
        <w:rPr>
          <w:rFonts w:ascii="Roboto" w:cs="Roboto" w:eastAsia="Roboto" w:hAnsi="Roboto"/>
          <w:b w:val="1"/>
          <w:bCs w:val="1"/>
          <w:color w:val="0a0b0d"/>
          <w:sz w:val="36"/>
          <w:szCs w:val="36"/>
          <w:highlight w:val="white"/>
        </w:rPr>
      </w:pPr>
      <w:r w:rsidDel="00000000" w:rsidR="00000000" w:rsidRPr="00000000">
        <w:rPr>
          <w:rFonts w:ascii="Roboto" w:cs="Roboto" w:eastAsia="Roboto" w:hAnsi="Roboto"/>
          <w:b w:val="1"/>
          <w:bCs w:val="1"/>
          <w:color w:val="0a0b0d"/>
          <w:sz w:val="36"/>
          <w:szCs w:val="36"/>
          <w:highlight w:val="white"/>
          <w:rtl w:val="0"/>
        </w:rPr>
        <w:t>3. Payment Services, Purchase &amp; Sale Transactions, and Credit Transactions</w:t>
      </w:r>
    </w:p>
    <w:p w:rsidR="00000000" w:rsidDel="00000000" w:rsidP="00000000" w:rsidRDefault="00000000" w:rsidRPr="00000000" w14:paraId="0000003C">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3D">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3E">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3F">
      <w:pPr>
        <w:shd w:fill="ffffff" w:val="clear"/>
        <w:jc w:val="both"/>
        <w:rPr>
          <w:rFonts w:ascii="Roboto" w:cs="Roboto" w:eastAsia="Roboto" w:hAnsi="Roboto"/>
          <w:color w:val="0a0b0d"/>
          <w:sz w:val="20"/>
          <w:szCs w:val="20"/>
          <w:highlight w:val="white"/>
        </w:rPr>
      </w:pPr>
      <w:bookmarkStart w:colFirst="0" w:colLast="0" w:name="_heading=h.gjdgxs" w:id="0"/>
      <w:bookmarkEnd w:id="0"/>
      <w:r w:rsidDel="00000000" w:rsidR="00000000" w:rsidRPr="00000000">
        <w:rPr>
          <w:rFonts w:ascii="Roboto" w:cs="Roboto" w:eastAsia="Roboto" w:hAnsi="Roboto"/>
          <w:b w:val="1"/>
          <w:bCs w:val="1"/>
          <w:color w:val="0a0b0d"/>
          <w:sz w:val="20"/>
          <w:szCs w:val="20"/>
          <w:highlight w:val="white"/>
          <w:rtl w:val="0"/>
        </w:rPr>
        <w:t xml:space="preserve">3.1 Transactions on the Plutus Platform. </w:t>
      </w:r>
      <w:r w:rsidDel="00000000" w:rsidR="00000000" w:rsidRPr="00000000">
        <w:rPr>
          <w:rFonts w:ascii="Roboto" w:cs="Roboto" w:eastAsia="Roboto" w:hAnsi="Roboto"/>
          <w:color w:val="0a0b0d"/>
          <w:sz w:val="20"/>
          <w:szCs w:val="20"/>
          <w:highlight w:val="white"/>
          <w:rtl w:val="0"/>
        </w:rPr>
        <w:t>When you buy or sell Supported Digital Assets on the Plutus Platform, you are buying Supported Digital Assets from Plutus or selling Supported Digital Assets to Plutus. You can purchase Supported Digital Assets on the Plutus Platform using: (i) funds in your Digital Asset Wallet; (ii) a valid bank account in the name that matches the name on your Plutus Account, such service will be provided by an Plutus Partner; (iii) a debit or credit card that matches the name on your Plutus Account; (each a "</w:t>
      </w:r>
      <w:r w:rsidDel="00000000" w:rsidR="00000000" w:rsidRPr="00000000">
        <w:rPr>
          <w:rFonts w:ascii="Roboto" w:cs="Roboto" w:eastAsia="Roboto" w:hAnsi="Roboto"/>
          <w:b w:val="1"/>
          <w:bCs w:val="1"/>
          <w:color w:val="0a0b0d"/>
          <w:sz w:val="20"/>
          <w:szCs w:val="20"/>
          <w:highlight w:val="white"/>
          <w:rtl w:val="0"/>
        </w:rPr>
        <w:t>Valid Payment Method</w:t>
      </w:r>
      <w:r w:rsidDel="00000000" w:rsidR="00000000" w:rsidRPr="00000000">
        <w:rPr>
          <w:rFonts w:ascii="Roboto" w:cs="Roboto" w:eastAsia="Roboto" w:hAnsi="Roboto"/>
          <w:color w:val="0a0b0d"/>
          <w:sz w:val="20"/>
          <w:szCs w:val="20"/>
          <w:highlight w:val="white"/>
          <w:rtl w:val="0"/>
        </w:rPr>
        <w:t>"). Your purchase must follow the relevant instructions on the Plutus Platform. Plutus reserves the right to cancel any transaction not confirmed by you within five (5) seconds after Plutus quotes a transaction price. A purchase of Supported Digital Assets using a Valid Payment Method generally will initiate on the Business Day we receive your instructions. Purchased Supported Digital Assets will usually be deposited in your Digital Asset Wallet promptly and can be exchanged for other Supported Digital Assets. You will be able to sell or withdraw Supported Digital Assets as soon as funds have settled to Plutus, which in the case of a bank account or credit or debit card may take up to five (5) Business Days. You can sell Supported Digital Assets and instruct Plutus to deposit funds into your  Digital Asset Wallet, where supported. Supported Digital Asset purchases and sales on the Plutus Platform are collectively referred to herein as “</w:t>
      </w:r>
      <w:r w:rsidDel="00000000" w:rsidR="00000000" w:rsidRPr="00000000">
        <w:rPr>
          <w:rFonts w:ascii="Roboto" w:cs="Roboto" w:eastAsia="Roboto" w:hAnsi="Roboto"/>
          <w:b w:val="1"/>
          <w:bCs w:val="1"/>
          <w:color w:val="0a0b0d"/>
          <w:sz w:val="20"/>
          <w:szCs w:val="20"/>
          <w:highlight w:val="white"/>
          <w:rtl w:val="0"/>
        </w:rPr>
        <w:t>Digital Asset Transactions</w:t>
      </w:r>
      <w:r w:rsidDel="00000000" w:rsidR="00000000" w:rsidRPr="00000000">
        <w:rPr>
          <w:rFonts w:ascii="Roboto" w:cs="Roboto" w:eastAsia="Roboto" w:hAnsi="Roboto"/>
          <w:color w:val="0a0b0d"/>
          <w:sz w:val="20"/>
          <w:szCs w:val="20"/>
          <w:highlight w:val="white"/>
          <w:rtl w:val="0"/>
        </w:rPr>
        <w:t>”. If Plutus cannot complete your Digital Asset Transaction for any reason (including but not limited to price movement, market latency,] or order size), Plutus will reject the order and may notify you of such rejection. You will not be charged for a rejected transaction.</w:t>
      </w:r>
    </w:p>
    <w:p w:rsidR="00000000" w:rsidDel="00000000" w:rsidP="00000000" w:rsidRDefault="00000000" w:rsidRPr="00000000" w14:paraId="00000040">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41">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3.2. Fees.</w:t>
      </w:r>
      <w:r w:rsidDel="00000000" w:rsidR="00000000" w:rsidRPr="00000000">
        <w:rPr>
          <w:rFonts w:ascii="Roboto" w:cs="Roboto" w:eastAsia="Roboto" w:hAnsi="Roboto"/>
          <w:color w:val="0a0b0d"/>
          <w:sz w:val="20"/>
          <w:szCs w:val="20"/>
          <w:highlight w:val="white"/>
          <w:rtl w:val="0"/>
        </w:rPr>
        <w:t xml:space="preserve"> In general, Plutus collects a fee for your use of the Services and when you purchase, sell, or withdraw Supported Digital Assets on the Plutus Platform. A description of these fees and how each fee is calculated can be found at </w:t>
      </w:r>
      <w:hyperlink r:id="rId9">
        <w:r w:rsidDel="00000000" w:rsidR="00000000" w:rsidRPr="00000000">
          <w:rPr>
            <w:rFonts w:ascii="Roboto" w:cs="Roboto" w:eastAsia="Roboto" w:hAnsi="Roboto"/>
            <w:color w:val="1155cc"/>
            <w:sz w:val="20"/>
            <w:szCs w:val="20"/>
            <w:highlight w:val="white"/>
            <w:u w:val="single"/>
            <w:rtl w:val="0"/>
          </w:rPr>
          <w:t xml:space="preserve">What fees does Abra charge? – Abra</w:t>
        </w:r>
      </w:hyperlink>
      <w:r w:rsidDel="00000000" w:rsidR="00000000" w:rsidRPr="00000000">
        <w:rPr>
          <w:rFonts w:ascii="Roboto" w:cs="Roboto" w:eastAsia="Roboto" w:hAnsi="Roboto"/>
          <w:color w:val="0a0b0d"/>
          <w:sz w:val="20"/>
          <w:szCs w:val="20"/>
          <w:highlight w:val="white"/>
          <w:rtl w:val="0"/>
        </w:rPr>
        <w:t>. All such fees will be clearly displayed in the Plutus Platform, where applicable. By using the Services you agree to pay all fees and, if applicable, a spread. Plutus reserves the right to adjust its pricing and fees and any applicable waivers at any time. We notify you of the final price of each transaction, inclusive of pricing and fees, when you authorize the transaction and in each receipt we issue to you. We may charge you network fees (miner fees) to process a Digital Asset Transaction pursuant to your instructions. We will calculate the network fee at our discretion, and notify you of the network fee at or before the time you authorize the Digital Asset Transaction. You are responsible for paying any additional fees charged by your financial service provider. We will not process a transfer if associated bank fees exceed the value of the transfer. You may be required to deposit additional Supported Digital Assets or USD to cover bank fees if you desire to complete such a transfer.</w:t>
      </w:r>
    </w:p>
    <w:p w:rsidR="00000000" w:rsidDel="00000000" w:rsidP="00000000" w:rsidRDefault="00000000" w:rsidRPr="00000000" w14:paraId="00000042">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43">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3.3 Scheduling Digital Asset Transactions.</w:t>
      </w:r>
      <w:r w:rsidDel="00000000" w:rsidR="00000000" w:rsidRPr="00000000">
        <w:rPr>
          <w:rFonts w:ascii="Roboto" w:cs="Roboto" w:eastAsia="Roboto" w:hAnsi="Roboto"/>
          <w:color w:val="0a0b0d"/>
          <w:sz w:val="20"/>
          <w:szCs w:val="20"/>
          <w:highlight w:val="white"/>
          <w:rtl w:val="0"/>
        </w:rPr>
        <w:t xml:space="preserve"> If you initiate recurring Digital Asset Transactions, you authorize us to initiate scheduling electronic payments in accordance with your selected Digital Asset Transaction and any corresponding payment accounts. This authorization will remain in full force and effect until you change your recurring transaction settings in your Plutus app. Your recurring transactions will occur in periodic installments, based on your period selection (e.g., weekly, monthly, or twice per month), until either you or Plutus cancel or change the recurring transaction settings. Your recurring transaction will be executed within the 24-hour day on the transaction date. Transaction times may vary.</w:t>
      </w:r>
    </w:p>
    <w:p w:rsidR="00000000" w:rsidDel="00000000" w:rsidP="00000000" w:rsidRDefault="00000000" w:rsidRPr="00000000" w14:paraId="00000044">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45">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3.4 Revocation. </w:t>
      </w:r>
      <w:r w:rsidDel="00000000" w:rsidR="00000000" w:rsidRPr="00000000">
        <w:rPr>
          <w:rFonts w:ascii="Roboto" w:cs="Roboto" w:eastAsia="Roboto" w:hAnsi="Roboto"/>
          <w:color w:val="0a0b0d"/>
          <w:sz w:val="20"/>
          <w:szCs w:val="20"/>
          <w:highlight w:val="white"/>
          <w:rtl w:val="0"/>
        </w:rPr>
        <w:t xml:space="preserve"> When you give us instructions to purchase Supported Digital Assets, you cannot withdraw your consent to that purchase unless the purchase is not scheduled to occur until a future date (a "</w:t>
      </w:r>
      <w:r w:rsidDel="00000000" w:rsidR="00000000" w:rsidRPr="00000000">
        <w:rPr>
          <w:rFonts w:ascii="Roboto" w:cs="Roboto" w:eastAsia="Roboto" w:hAnsi="Roboto"/>
          <w:b w:val="1"/>
          <w:bCs w:val="1"/>
          <w:color w:val="0a0b0d"/>
          <w:sz w:val="20"/>
          <w:szCs w:val="20"/>
          <w:highlight w:val="white"/>
          <w:rtl w:val="0"/>
        </w:rPr>
        <w:t>Future Transaction</w:t>
      </w:r>
      <w:r w:rsidDel="00000000" w:rsidR="00000000" w:rsidRPr="00000000">
        <w:rPr>
          <w:rFonts w:ascii="Roboto" w:cs="Roboto" w:eastAsia="Roboto" w:hAnsi="Roboto"/>
          <w:color w:val="0a0b0d"/>
          <w:sz w:val="20"/>
          <w:szCs w:val="20"/>
          <w:highlight w:val="white"/>
          <w:rtl w:val="0"/>
        </w:rPr>
        <w:t>"). In the case of a Future Transaction, you may withdraw your consent up until the end of the Business Day before the date that the Future Transaction is scheduled to take place. To withdraw your consent to a Future Transaction, you must follow the instructions on the Plutus Platform.</w:t>
      </w:r>
    </w:p>
    <w:p w:rsidR="00000000" w:rsidDel="00000000" w:rsidP="00000000" w:rsidRDefault="00000000" w:rsidRPr="00000000" w14:paraId="00000046">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47">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3.5 Unauthorized and Incorrect Transactions.</w:t>
      </w:r>
      <w:r w:rsidDel="00000000" w:rsidR="00000000" w:rsidRPr="00000000">
        <w:rPr>
          <w:rFonts w:ascii="Roboto" w:cs="Roboto" w:eastAsia="Roboto" w:hAnsi="Roboto"/>
          <w:color w:val="0a0b0d"/>
          <w:sz w:val="20"/>
          <w:szCs w:val="20"/>
          <w:highlight w:val="white"/>
          <w:rtl w:val="0"/>
        </w:rPr>
        <w:t xml:space="preserve"> When a Digital Asset Transaction occurs using your credentials, we will assume that you authorized such transaction, unless you promptly notify us otherwise. If you believe you did not authorize a particular Digital Asset Transaction or that a Digital Asset Transaction was incorrectly carried out, you must contact us as soon as possible via our help page at </w:t>
      </w:r>
      <w:hyperlink r:id="rId10">
        <w:r w:rsidDel="00000000" w:rsidR="00000000" w:rsidRPr="00000000">
          <w:rPr>
            <w:rFonts w:ascii="Roboto" w:cs="Roboto" w:eastAsia="Roboto" w:hAnsi="Roboto"/>
            <w:color w:val="1155cc"/>
            <w:sz w:val="20"/>
            <w:szCs w:val="20"/>
            <w:highlight w:val="white"/>
            <w:u w:val="single"/>
            <w:rtl w:val="0"/>
          </w:rPr>
          <w:t xml:space="preserve">https://support.abra.com/hc/en-us</w:t>
        </w:r>
      </w:hyperlink>
      <w:r w:rsidDel="00000000" w:rsidR="00000000" w:rsidRPr="00000000">
        <w:rPr>
          <w:rFonts w:ascii="Roboto" w:cs="Roboto" w:eastAsia="Roboto" w:hAnsi="Roboto"/>
          <w:color w:val="0a0b0d"/>
          <w:sz w:val="20"/>
          <w:szCs w:val="20"/>
          <w:highlight w:val="white"/>
          <w:rtl w:val="0"/>
        </w:rPr>
        <w:t>. It is important that you regularly check your Digital Asset Wallet and your transaction history to ensure you notify us as soon as possible of any unauthorized or incorrect transactions. Reporting an unauthorized Digital Asset Transaction does not guarantee Plutus will be able to reverse the transaction or reimburse you for the Digital Asset Transaction.</w:t>
      </w:r>
    </w:p>
    <w:p w:rsidR="00000000" w:rsidDel="00000000" w:rsidP="00000000" w:rsidRDefault="00000000" w:rsidRPr="00000000" w14:paraId="00000048">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49">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3.6 Account Information.</w:t>
      </w:r>
      <w:r w:rsidDel="00000000" w:rsidR="00000000" w:rsidRPr="00000000">
        <w:rPr>
          <w:rFonts w:ascii="Roboto" w:cs="Roboto" w:eastAsia="Roboto" w:hAnsi="Roboto"/>
          <w:color w:val="0a0b0d"/>
          <w:sz w:val="20"/>
          <w:szCs w:val="20"/>
          <w:highlight w:val="white"/>
          <w:rtl w:val="0"/>
        </w:rPr>
        <w:t xml:space="preserve"> You will be able to see your Digital Asset Wallet and balances using the Plutus Platform. You can also see your transaction history using the Plutus Platform, including (i) the amount (and currency) of each Digital Asset Transaction; (ii) a reference to the identity of the payer and/or payee (as appropriate); (iii) any fees charged (excluding any spread, or margin, over the prevailing market rate on the Plutus Platform); (iv) if applicable, the rate of exchange, and the amount (in the new currency) after exchange (where you are the payer) or the amount (in the original currency) before the exchange (where you are the payee); and (v) the date of each Digital Asset Transaction.</w:t>
      </w:r>
    </w:p>
    <w:p w:rsidR="00000000" w:rsidDel="00000000" w:rsidP="00000000" w:rsidRDefault="00000000" w:rsidRPr="00000000" w14:paraId="0000004A">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4B">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3.7 Reversals &amp; Cancellations.</w:t>
      </w:r>
      <w:r w:rsidDel="00000000" w:rsidR="00000000" w:rsidRPr="00000000">
        <w:rPr>
          <w:rFonts w:ascii="Roboto" w:cs="Roboto" w:eastAsia="Roboto" w:hAnsi="Roboto"/>
          <w:color w:val="0a0b0d"/>
          <w:sz w:val="20"/>
          <w:szCs w:val="20"/>
          <w:highlight w:val="white"/>
          <w:rtl w:val="0"/>
        </w:rPr>
        <w:t xml:space="preserve"> You cannot cancel, reverse, or change any Digital Asset Transaction marked as complete or pending. If your payment is not successful, if your payment method has insufficient funds, or if you reverse a payment made from funds in your bank account, you authorize Plutus, in its sole discretion, either to cancel the transaction or to debit your other payment methods, including your Digital Asset Wallet balance or other linked accounts, in any amount necessary to complete the Digital Asset Transaction. You are responsible for maintaining an adequate balance and/or sufficient credit limits in order to avoid overdraft, non-sufficient funds (NSF), or similar fees charged by your payment provider. We reserve the right to refuse to process, or to cancel, correct, clawback, or reverse, any Digital Asset Transaction or Digital Asset Transfer in our sole discretion, even after funds have been debited from your account(s), in response to a subpoena, court order, or other government order; or if we suspect the transaction may: involve money laundering, terrorist financing, fraud, or any other type of criminal, prohibited or unauthorized conduct. In such instances, Plutus may reverse the Digital Asset Transaction and we are under no obligation to reinstate a purchase or sale order at the same price or on the same terms as the canceled or reversed Digital Asset Transaction.</w:t>
      </w:r>
    </w:p>
    <w:p w:rsidR="00000000" w:rsidDel="00000000" w:rsidP="00000000" w:rsidRDefault="00000000" w:rsidRPr="00000000" w14:paraId="0000004C">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4D">
      <w:pPr>
        <w:shd w:fill="ffffff" w:val="clear"/>
        <w:jc w:val="both"/>
        <w:rPr>
          <w:rFonts w:ascii="Roboto" w:cs="Roboto" w:eastAsia="Roboto" w:hAnsi="Roboto"/>
          <w:b w:val="1"/>
          <w:bCs w:val="1"/>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3.8 Idle Plutus Account.  </w:t>
      </w:r>
      <w:r w:rsidDel="00000000" w:rsidR="00000000" w:rsidRPr="00000000">
        <w:rPr>
          <w:rFonts w:ascii="Roboto" w:cs="Roboto" w:eastAsia="Roboto" w:hAnsi="Roboto"/>
          <w:color w:val="0a0b0d"/>
          <w:sz w:val="20"/>
          <w:szCs w:val="20"/>
          <w:highlight w:val="white"/>
          <w:rtl w:val="0"/>
        </w:rPr>
        <w:t xml:space="preserve">If you do not access the Services for several years and do not respond to Plutus’s attempts to contact you regarding your idle Plutus Account, then Plutus may deduct a reasonable amount of Digital Assets from your Plutus Account to compensate Plutus for providing you with the Services. Additionally, Plutus retains discretion to convert any of your assets in your Digital Asset Wallet  into other assets or fiat for the purpose of returning the assets to you. The conversion rate will be determined by Plutus and at Plutus’s sole discretion and can be done at any time and for any reason. You acknowledge and agree that between June 14, 2023 and the effective date of this User Agreement, you have been notified multiple times about the requirement to withdraw your assets from Plutus Platform. If you choose to keep your assets in the Digital Asset Wallet you disclaim any and all rights with respect to the 1)time and rate of conversion, and/or 2)time and rate of transfer of your assets out of the Digital Asset Wallet (for the purposes of returning the assets back to you). </w:t>
      </w:r>
      <w:r w:rsidDel="00000000" w:rsidR="00000000" w:rsidRPr="00000000">
        <w:rPr>
          <w:rtl w:val="0"/>
        </w:rPr>
      </w:r>
    </w:p>
    <w:p w:rsidR="00000000" w:rsidDel="00000000" w:rsidP="00000000" w:rsidRDefault="00000000" w:rsidRPr="00000000" w14:paraId="0000004E">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4F">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3.9 Payment Services Partners.</w:t>
      </w:r>
      <w:r w:rsidDel="00000000" w:rsidR="00000000" w:rsidRPr="00000000">
        <w:rPr>
          <w:rFonts w:ascii="Roboto" w:cs="Roboto" w:eastAsia="Roboto" w:hAnsi="Roboto"/>
          <w:color w:val="0a0b0d"/>
          <w:sz w:val="20"/>
          <w:szCs w:val="20"/>
          <w:highlight w:val="white"/>
          <w:rtl w:val="0"/>
        </w:rPr>
        <w:t xml:space="preserve"> Plutus may use a third party payment processor to process any USD payment between you and Plutus, including but not limited to payments in relation to your use of the Digital Asset Transactions or deposits or withdrawals from your Plutus Account.</w:t>
      </w:r>
    </w:p>
    <w:p w:rsidR="00000000" w:rsidDel="00000000" w:rsidP="00000000" w:rsidRDefault="00000000" w:rsidRPr="00000000" w14:paraId="00000050">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51">
      <w:pPr>
        <w:shd w:fill="ffffff" w:val="clear"/>
        <w:jc w:val="both"/>
        <w:rPr>
          <w:rFonts w:ascii="Roboto" w:cs="Roboto" w:eastAsia="Roboto" w:hAnsi="Roboto"/>
          <w:b w:val="1"/>
          <w:bCs w:val="1"/>
          <w:color w:val="0a0b0d"/>
          <w:sz w:val="36"/>
          <w:szCs w:val="36"/>
          <w:highlight w:val="white"/>
        </w:rPr>
      </w:pPr>
      <w:r w:rsidDel="00000000" w:rsidR="00000000" w:rsidRPr="00000000">
        <w:rPr>
          <w:rFonts w:ascii="Roboto" w:cs="Roboto" w:eastAsia="Roboto" w:hAnsi="Roboto"/>
          <w:b w:val="1"/>
          <w:bCs w:val="1"/>
          <w:color w:val="0a0b0d"/>
          <w:sz w:val="36"/>
          <w:szCs w:val="36"/>
          <w:highlight w:val="white"/>
          <w:rtl w:val="0"/>
        </w:rPr>
        <w:t>4. Digital Asset Transfers</w:t>
      </w:r>
    </w:p>
    <w:p w:rsidR="00000000" w:rsidDel="00000000" w:rsidP="00000000" w:rsidRDefault="00000000" w:rsidRPr="00000000" w14:paraId="00000052">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53">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4.1. In General. </w:t>
      </w:r>
      <w:r w:rsidDel="00000000" w:rsidR="00000000" w:rsidRPr="00000000">
        <w:rPr>
          <w:rFonts w:ascii="Roboto" w:cs="Roboto" w:eastAsia="Roboto" w:hAnsi="Roboto"/>
          <w:color w:val="0a0b0d"/>
          <w:sz w:val="20"/>
          <w:szCs w:val="20"/>
          <w:highlight w:val="white"/>
          <w:rtl w:val="0"/>
        </w:rPr>
        <w:t>Your Digital Asset Wallet enables you to withdraw outside of Plutus Platform, send Supported Digital Assets to other Plutus users, and receive, and store Supported Digital Assets by giving instructions through the Plutus Platform; each transfer of a Digital Asset is a “</w:t>
      </w:r>
      <w:r w:rsidDel="00000000" w:rsidR="00000000" w:rsidRPr="00000000">
        <w:rPr>
          <w:rFonts w:ascii="Roboto" w:cs="Roboto" w:eastAsia="Roboto" w:hAnsi="Roboto"/>
          <w:b w:val="1"/>
          <w:bCs w:val="1"/>
          <w:color w:val="0a0b0d"/>
          <w:sz w:val="20"/>
          <w:szCs w:val="20"/>
          <w:highlight w:val="white"/>
          <w:rtl w:val="0"/>
        </w:rPr>
        <w:t>Digital Asset Transfer</w:t>
      </w:r>
      <w:r w:rsidDel="00000000" w:rsidR="00000000" w:rsidRPr="00000000">
        <w:rPr>
          <w:rFonts w:ascii="Roboto" w:cs="Roboto" w:eastAsia="Roboto" w:hAnsi="Roboto"/>
          <w:color w:val="0a0b0d"/>
          <w:sz w:val="20"/>
          <w:szCs w:val="20"/>
          <w:highlight w:val="white"/>
          <w:rtl w:val="0"/>
        </w:rPr>
        <w:t>.” It is common for customers to send a small amount of Supported Digital Assets as a test before sending a greater amount of Supported Digital Assets.</w:t>
      </w:r>
    </w:p>
    <w:p w:rsidR="00000000" w:rsidDel="00000000" w:rsidP="00000000" w:rsidRDefault="00000000" w:rsidRPr="00000000" w14:paraId="00000054">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55">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4.2. Pending Transactions.</w:t>
      </w:r>
      <w:r w:rsidDel="00000000" w:rsidR="00000000" w:rsidRPr="00000000">
        <w:rPr>
          <w:rFonts w:ascii="Roboto" w:cs="Roboto" w:eastAsia="Roboto" w:hAnsi="Roboto"/>
          <w:color w:val="0a0b0d"/>
          <w:sz w:val="20"/>
          <w:szCs w:val="20"/>
          <w:highlight w:val="white"/>
          <w:rtl w:val="0"/>
        </w:rPr>
        <w:t xml:space="preserve"> Once a Digital Asset Transfer is submitted to a Digital Asset network, the transaction will be unconfirmed and remain in a pending state for a period sufficient to allow confirmation of the transaction by the applicable Digital Asset network. A Digital Asset Transfer is not complete while it is pending. Pending Digital Asset Transfers that are initiated from an Plutus Account will reflect a pending transaction status and are not available to you for use on the Plutus Platform or otherwise while the transaction is pending.</w:t>
      </w:r>
    </w:p>
    <w:p w:rsidR="00000000" w:rsidDel="00000000" w:rsidP="00000000" w:rsidRDefault="00000000" w:rsidRPr="00000000" w14:paraId="00000056">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57">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4.3. Inbound Digital Asset Transfers.</w:t>
      </w:r>
      <w:r w:rsidDel="00000000" w:rsidR="00000000" w:rsidRPr="00000000">
        <w:rPr>
          <w:rFonts w:ascii="Roboto" w:cs="Roboto" w:eastAsia="Roboto" w:hAnsi="Roboto"/>
          <w:color w:val="0a0b0d"/>
          <w:sz w:val="20"/>
          <w:szCs w:val="20"/>
          <w:highlight w:val="white"/>
          <w:rtl w:val="0"/>
        </w:rPr>
        <w:t xml:space="preserve"> When you or a third party sends Digital Assets to your Digital Asset Wallet from an external Digital Asset wallet not hosted on the Plutus Platform (“</w:t>
      </w:r>
      <w:r w:rsidDel="00000000" w:rsidR="00000000" w:rsidRPr="00000000">
        <w:rPr>
          <w:rFonts w:ascii="Roboto" w:cs="Roboto" w:eastAsia="Roboto" w:hAnsi="Roboto"/>
          <w:b w:val="1"/>
          <w:bCs w:val="1"/>
          <w:color w:val="0a0b0d"/>
          <w:sz w:val="20"/>
          <w:szCs w:val="20"/>
          <w:highlight w:val="white"/>
          <w:rtl w:val="0"/>
        </w:rPr>
        <w:t>Inbound Transfers</w:t>
      </w:r>
      <w:r w:rsidDel="00000000" w:rsidR="00000000" w:rsidRPr="00000000">
        <w:rPr>
          <w:rFonts w:ascii="Roboto" w:cs="Roboto" w:eastAsia="Roboto" w:hAnsi="Roboto"/>
          <w:color w:val="0a0b0d"/>
          <w:sz w:val="20"/>
          <w:szCs w:val="20"/>
          <w:highlight w:val="white"/>
          <w:rtl w:val="0"/>
        </w:rPr>
        <w:t>”), the third party initiating the Digital Asset Transaction is solely responsible for executing the Digital Asset Transaction properly, which includes ensuring that the Digital Asset being sent is a Supported Digital Asset that conforms to the particular Digital Asset Wallet address to which such funds are directed. By initiating an Inbound Transfer, you attest that you are transacting in a Supported Digital Asset that conforms to the particular Digital Asset Wallet address to which such funds are directed. For example: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rFonts w:ascii="Roboto" w:cs="Roboto" w:eastAsia="Roboto" w:hAnsi="Roboto"/>
          <w:b w:val="0"/>
          <w:bCs w:val="0"/>
          <w:i w:val="0"/>
          <w:iCs w:val="0"/>
          <w:smallCaps w:val="0"/>
          <w:strike w:val="0"/>
          <w:color w:val="0a0b0d"/>
          <w:sz w:val="20"/>
          <w:szCs w:val="20"/>
          <w:highlight w:val="white"/>
          <w:u w:val="none"/>
          <w:vertAlign w:val="baseline"/>
        </w:rPr>
      </w:pPr>
      <w:r w:rsidDel="00000000" w:rsidR="00000000" w:rsidRPr="00000000">
        <w:rPr>
          <w:rFonts w:ascii="Roboto" w:cs="Roboto" w:eastAsia="Roboto" w:hAnsi="Roboto"/>
          <w:b w:val="0"/>
          <w:bCs w:val="0"/>
          <w:i w:val="0"/>
          <w:iCs w:val="0"/>
          <w:smallCaps w:val="0"/>
          <w:strike w:val="0"/>
          <w:color w:val="0a0b0d"/>
          <w:sz w:val="20"/>
          <w:szCs w:val="20"/>
          <w:highlight w:val="white"/>
          <w:u w:val="none"/>
          <w:vertAlign w:val="baseline"/>
          <w:rtl w:val="0"/>
        </w:rPr>
        <w:t>If you select an Ethereum wallet address to receive funds, you attest that you are initiating an Inbound Transfer of Ethereum only, and not any other Digital Asset such as Bitcoin or Ethereum Classic.</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b w:val="0"/>
          <w:bCs w:val="0"/>
          <w:i w:val="0"/>
          <w:iCs w:val="0"/>
          <w:smallCaps w:val="0"/>
          <w:strike w:val="0"/>
          <w:color w:val="000000"/>
          <w:sz w:val="20"/>
          <w:szCs w:val="20"/>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20"/>
          <w:szCs w:val="20"/>
          <w:highlight w:val="white"/>
          <w:u w:val="none"/>
          <w:vertAlign w:val="baseline"/>
          <w:rtl w:val="0"/>
        </w:rPr>
        <w:t>If you select a Bitcoin wallet address to receive funds, you attest that you are initiating an Inbound Transfer of Bitcoin only, and not any other Digital Asset such as Bitcoin Cash or Ethereum.</w:t>
      </w:r>
    </w:p>
    <w:p w:rsidR="00000000" w:rsidDel="00000000" w:rsidP="00000000" w:rsidRDefault="00000000" w:rsidRPr="00000000" w14:paraId="0000005A">
      <w:pPr>
        <w:shd w:fill="ffffff" w:val="clear"/>
        <w:ind w:firstLine="720"/>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5B">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Plutus incurs no obligation whatsoever with regard to unsupported Digital Assets sent to an Plutus Account or with regard to Supported Digital Asset sent to an incompatible Digital Asset wallet address. All such erroneously transmitted Digital Assets will be lost.</w:t>
      </w:r>
      <w:r w:rsidDel="00000000" w:rsidR="00000000" w:rsidRPr="00000000">
        <w:rPr>
          <w:rFonts w:ascii="Roboto" w:cs="Roboto" w:eastAsia="Roboto" w:hAnsi="Roboto"/>
          <w:color w:val="0a0b0d"/>
          <w:sz w:val="20"/>
          <w:szCs w:val="20"/>
          <w:highlight w:val="white"/>
          <w:rtl w:val="0"/>
        </w:rPr>
        <w:t xml:space="preserve"> Plutus may from time to time determine types of Digital Assets that will be supported or cease to be supported. You acknowledge and agree that you may be required to pay network or miner’s fees in order for an Inbound Transfer transaction to be successful. Insufficient network fees may cause an Inbound Transfer to remain in a pending state outside of Plutus’s control, and we are not responsible for delays or loss incurred as a result of an error in the initiation of the transaction and have no obligation to assist in the remediation of such transactions.</w:t>
      </w:r>
    </w:p>
    <w:p w:rsidR="00000000" w:rsidDel="00000000" w:rsidP="00000000" w:rsidRDefault="00000000" w:rsidRPr="00000000" w14:paraId="0000005C">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5D">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4.4. Outbound Digital Asset Transfers.</w:t>
      </w:r>
      <w:r w:rsidDel="00000000" w:rsidR="00000000" w:rsidRPr="00000000">
        <w:rPr>
          <w:rFonts w:ascii="Roboto" w:cs="Roboto" w:eastAsia="Roboto" w:hAnsi="Roboto"/>
          <w:color w:val="0a0b0d"/>
          <w:sz w:val="20"/>
          <w:szCs w:val="20"/>
          <w:highlight w:val="white"/>
          <w:rtl w:val="0"/>
        </w:rPr>
        <w:t xml:space="preserve"> When you withdraw Supported Digital Assets from your Plutus Account to an external wallet (“</w:t>
      </w:r>
      <w:r w:rsidDel="00000000" w:rsidR="00000000" w:rsidRPr="00000000">
        <w:rPr>
          <w:rFonts w:ascii="Roboto" w:cs="Roboto" w:eastAsia="Roboto" w:hAnsi="Roboto"/>
          <w:b w:val="1"/>
          <w:bCs w:val="1"/>
          <w:color w:val="0a0b0d"/>
          <w:sz w:val="20"/>
          <w:szCs w:val="20"/>
          <w:highlight w:val="white"/>
          <w:rtl w:val="0"/>
        </w:rPr>
        <w:t>Outbound Transfers</w:t>
      </w:r>
      <w:r w:rsidDel="00000000" w:rsidR="00000000" w:rsidRPr="00000000">
        <w:rPr>
          <w:rFonts w:ascii="Roboto" w:cs="Roboto" w:eastAsia="Roboto" w:hAnsi="Roboto"/>
          <w:color w:val="0a0b0d"/>
          <w:sz w:val="20"/>
          <w:szCs w:val="20"/>
          <w:highlight w:val="white"/>
          <w:rtl w:val="0"/>
        </w:rPr>
        <w:t>”), such transfers are executed at your instruction by Plutus. You should verify all transaction information prior to submitting instructions to us. Plutus shall bear no liability or responsibility in the event you enter an incorrect blockchain destination address, incorrect destination tag and/or memo, or if you send your Supported Digital Assets to an incompatible Digital Asset wallet address. We do not guarantee the identity or value received by a recipient of an Outbound Transfer. Digital Asset Transfers cannot be reversed once they have been broadcast to the relevant Digital Asset network, although such Digital Asset Transfers may be in a pending state, and designated accordingly, while the transaction is processed by the particular network’s operators. Plutus does not control any Digital Asset network and makes no guarantees that a Digital Asset Transfer will be confirmed by any particular Digital Asset network. We may cancel or refuse to process any pending Outbound Digital Asset Transfers as required by law or any court or other authority to which Plutus is subject in any jurisdiction, or for any other reason in Plutus’s sole discretion. Additionally, we may require you to wait some amount of time after completion of a Digital Asset Transaction before permitting you to use further Services and/or before permitting you to engage in Digital Asset Transactions beyond certain volume limits.</w:t>
      </w:r>
    </w:p>
    <w:p w:rsidR="00000000" w:rsidDel="00000000" w:rsidP="00000000" w:rsidRDefault="00000000" w:rsidRPr="00000000" w14:paraId="0000005E">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5F">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4.5. Debts.</w:t>
      </w:r>
      <w:r w:rsidDel="00000000" w:rsidR="00000000" w:rsidRPr="00000000">
        <w:rPr>
          <w:rFonts w:ascii="Roboto" w:cs="Roboto" w:eastAsia="Roboto" w:hAnsi="Roboto"/>
          <w:color w:val="0a0b0d"/>
          <w:sz w:val="20"/>
          <w:szCs w:val="20"/>
          <w:highlight w:val="white"/>
          <w:rtl w:val="0"/>
        </w:rPr>
        <w:t xml:space="preserve"> In the event that there are outstanding amounts owed to us hereunder, including in your Plutus Account, Plutus reserves the right to debit your Plutus Account accordingly and/or to withhold amounts from funds you may transfer to your Plutus Account.</w:t>
      </w:r>
    </w:p>
    <w:p w:rsidR="00000000" w:rsidDel="00000000" w:rsidP="00000000" w:rsidRDefault="00000000" w:rsidRPr="00000000" w14:paraId="00000060">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61">
      <w:pPr>
        <w:shd w:fill="ffffff" w:val="clear"/>
        <w:jc w:val="both"/>
        <w:rPr>
          <w:rFonts w:ascii="Roboto" w:cs="Roboto" w:eastAsia="Roboto" w:hAnsi="Roboto"/>
          <w:b w:val="1"/>
          <w:bCs w:val="1"/>
          <w:color w:val="0a0b0d"/>
          <w:sz w:val="36"/>
          <w:szCs w:val="36"/>
          <w:highlight w:val="white"/>
        </w:rPr>
      </w:pPr>
      <w:r w:rsidDel="00000000" w:rsidR="00000000" w:rsidRPr="00000000">
        <w:rPr>
          <w:rFonts w:ascii="Roboto" w:cs="Roboto" w:eastAsia="Roboto" w:hAnsi="Roboto"/>
          <w:b w:val="1"/>
          <w:bCs w:val="1"/>
          <w:color w:val="0a0b0d"/>
          <w:sz w:val="36"/>
          <w:szCs w:val="36"/>
          <w:highlight w:val="white"/>
          <w:rtl w:val="0"/>
        </w:rPr>
        <w:t>5. Data Protection and Security</w:t>
      </w:r>
    </w:p>
    <w:p w:rsidR="00000000" w:rsidDel="00000000" w:rsidP="00000000" w:rsidRDefault="00000000" w:rsidRPr="00000000" w14:paraId="00000062">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63">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5.1. Personal Data. </w:t>
      </w:r>
      <w:r w:rsidDel="00000000" w:rsidR="00000000" w:rsidRPr="00000000">
        <w:rPr>
          <w:rFonts w:ascii="Roboto" w:cs="Roboto" w:eastAsia="Roboto" w:hAnsi="Roboto"/>
          <w:color w:val="0a0b0d"/>
          <w:sz w:val="20"/>
          <w:szCs w:val="20"/>
          <w:highlight w:val="white"/>
          <w:rtl w:val="0"/>
        </w:rPr>
        <w:t xml:space="preserve">You acknowledge that we may process personal data in relation to you (if you are an individual), and personal data that you have provided or in the future provide to us in relation to your employees and other associated individuals, in connection with this Agreement or the Services. Accordingly, you represent and warrant that: (i) your disclosure to us of any personal data relating to individuals other than yourself was or will be made in accordance with all applicable data protection and data privacy laws, and any such data is accurate, up to date and relevant when disclosed; (ii) before providing any such personal data to us, you have read and understood our </w:t>
      </w:r>
      <w:hyperlink r:id="rId11">
        <w:r w:rsidDel="00000000" w:rsidR="00000000" w:rsidRPr="00000000">
          <w:rPr>
            <w:rFonts w:ascii="Roboto" w:cs="Roboto" w:eastAsia="Roboto" w:hAnsi="Roboto"/>
            <w:color w:val="0000ff"/>
            <w:sz w:val="20"/>
            <w:szCs w:val="20"/>
            <w:u w:val="single"/>
            <w:rtl w:val="0"/>
          </w:rPr>
          <w:t xml:space="preserve">Privacy Policy</w:t>
        </w:r>
      </w:hyperlink>
      <w:r w:rsidDel="00000000" w:rsidR="00000000" w:rsidRPr="00000000">
        <w:rPr>
          <w:rFonts w:ascii="Roboto" w:cs="Roboto" w:eastAsia="Roboto" w:hAnsi="Roboto"/>
          <w:color w:val="0a0b0d"/>
          <w:sz w:val="20"/>
          <w:szCs w:val="20"/>
          <w:rtl w:val="0"/>
        </w:rPr>
        <w:t xml:space="preserve">, </w:t>
      </w:r>
      <w:r w:rsidDel="00000000" w:rsidR="00000000" w:rsidRPr="00000000">
        <w:rPr>
          <w:rFonts w:ascii="Roboto" w:cs="Roboto" w:eastAsia="Roboto" w:hAnsi="Roboto"/>
          <w:color w:val="0a0b0d"/>
          <w:sz w:val="20"/>
          <w:szCs w:val="20"/>
          <w:highlight w:val="white"/>
          <w:rtl w:val="0"/>
        </w:rPr>
        <w:t xml:space="preserve">and, in the case of personal data relating to an individual other than yourself, have (or will at the time of disclosure have) provided a copy of that </w:t>
      </w:r>
      <w:hyperlink r:id="rId12">
        <w:r w:rsidDel="00000000" w:rsidR="00000000" w:rsidRPr="00000000">
          <w:rPr>
            <w:rFonts w:ascii="Roboto" w:cs="Roboto" w:eastAsia="Roboto" w:hAnsi="Roboto"/>
            <w:color w:val="0000ff"/>
            <w:sz w:val="20"/>
            <w:szCs w:val="20"/>
            <w:u w:val="single"/>
            <w:rtl w:val="0"/>
          </w:rPr>
          <w:t xml:space="preserve">Privacy Policy</w:t>
        </w:r>
      </w:hyperlink>
      <w:r w:rsidDel="00000000" w:rsidR="00000000" w:rsidRPr="00000000">
        <w:rPr>
          <w:rFonts w:ascii="Roboto" w:cs="Roboto" w:eastAsia="Roboto" w:hAnsi="Roboto"/>
          <w:color w:val="0a0b0d"/>
          <w:sz w:val="20"/>
          <w:szCs w:val="20"/>
          <w:rtl w:val="0"/>
        </w:rPr>
        <w:t xml:space="preserve"> </w:t>
      </w:r>
      <w:r w:rsidDel="00000000" w:rsidR="00000000" w:rsidRPr="00000000">
        <w:rPr>
          <w:rFonts w:ascii="Roboto" w:cs="Roboto" w:eastAsia="Roboto" w:hAnsi="Roboto"/>
          <w:color w:val="0a0b0d"/>
          <w:sz w:val="20"/>
          <w:szCs w:val="20"/>
          <w:highlight w:val="white"/>
          <w:rtl w:val="0"/>
        </w:rPr>
        <w:t xml:space="preserve">(as amended from time to time), to that individual; and (iii) if from time to time we provide you with a replacement version of the </w:t>
      </w:r>
      <w:hyperlink r:id="rId13">
        <w:r w:rsidDel="00000000" w:rsidR="00000000" w:rsidRPr="00000000">
          <w:rPr>
            <w:rFonts w:ascii="Roboto" w:cs="Roboto" w:eastAsia="Roboto" w:hAnsi="Roboto"/>
            <w:color w:val="0000ff"/>
            <w:sz w:val="20"/>
            <w:szCs w:val="20"/>
            <w:u w:val="single"/>
            <w:rtl w:val="0"/>
          </w:rPr>
          <w:t xml:space="preserve">Privacy Policy</w:t>
        </w:r>
      </w:hyperlink>
      <w:r w:rsidDel="00000000" w:rsidR="00000000" w:rsidRPr="00000000">
        <w:rPr>
          <w:rFonts w:ascii="Roboto" w:cs="Roboto" w:eastAsia="Roboto" w:hAnsi="Roboto"/>
          <w:color w:val="0a0b0d"/>
          <w:sz w:val="20"/>
          <w:szCs w:val="20"/>
          <w:rtl w:val="0"/>
        </w:rPr>
        <w:t xml:space="preserve">, </w:t>
      </w:r>
      <w:r w:rsidDel="00000000" w:rsidR="00000000" w:rsidRPr="00000000">
        <w:rPr>
          <w:rFonts w:ascii="Roboto" w:cs="Roboto" w:eastAsia="Roboto" w:hAnsi="Roboto"/>
          <w:color w:val="0a0b0d"/>
          <w:sz w:val="20"/>
          <w:szCs w:val="20"/>
          <w:highlight w:val="white"/>
          <w:rtl w:val="0"/>
        </w:rPr>
        <w:t>you will promptly read that notice and provide a copy to any individual whose personal data you have provided to us.</w:t>
      </w:r>
    </w:p>
    <w:p w:rsidR="00000000" w:rsidDel="00000000" w:rsidP="00000000" w:rsidRDefault="00000000" w:rsidRPr="00000000" w14:paraId="00000064">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65">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5.2. Security Breach.</w:t>
      </w:r>
      <w:r w:rsidDel="00000000" w:rsidR="00000000" w:rsidRPr="00000000">
        <w:rPr>
          <w:rFonts w:ascii="Roboto" w:cs="Roboto" w:eastAsia="Roboto" w:hAnsi="Roboto"/>
          <w:color w:val="0a0b0d"/>
          <w:sz w:val="20"/>
          <w:szCs w:val="20"/>
          <w:highlight w:val="white"/>
          <w:rtl w:val="0"/>
        </w:rPr>
        <w:t xml:space="preserve"> If you suspect that your Plutus Account or any of your security details have been compromised or if you become aware of any fraud or attempted fraud or any other security incident (including a cyber-security attack) affecting you and/or Plutus (collectively a "</w:t>
      </w:r>
      <w:r w:rsidDel="00000000" w:rsidR="00000000" w:rsidRPr="00000000">
        <w:rPr>
          <w:rFonts w:ascii="Roboto" w:cs="Roboto" w:eastAsia="Roboto" w:hAnsi="Roboto"/>
          <w:b w:val="1"/>
          <w:bCs w:val="1"/>
          <w:color w:val="0a0b0d"/>
          <w:sz w:val="20"/>
          <w:szCs w:val="20"/>
          <w:highlight w:val="white"/>
          <w:rtl w:val="0"/>
        </w:rPr>
        <w:t>Security Breach</w:t>
      </w:r>
      <w:r w:rsidDel="00000000" w:rsidR="00000000" w:rsidRPr="00000000">
        <w:rPr>
          <w:rFonts w:ascii="Roboto" w:cs="Roboto" w:eastAsia="Roboto" w:hAnsi="Roboto"/>
          <w:color w:val="0a0b0d"/>
          <w:sz w:val="20"/>
          <w:szCs w:val="20"/>
          <w:highlight w:val="white"/>
          <w:rtl w:val="0"/>
        </w:rPr>
        <w:t xml:space="preserve">"), you must notify Plutus immediately at </w:t>
      </w:r>
      <w:hyperlink r:id="rId14">
        <w:r w:rsidDel="00000000" w:rsidR="00000000" w:rsidRPr="00000000">
          <w:rPr>
            <w:rFonts w:ascii="Roboto" w:cs="Roboto" w:eastAsia="Roboto" w:hAnsi="Roboto"/>
            <w:color w:val="1155cc"/>
            <w:sz w:val="20"/>
            <w:szCs w:val="20"/>
            <w:highlight w:val="white"/>
            <w:u w:val="single"/>
            <w:rtl w:val="0"/>
          </w:rPr>
          <w:t xml:space="preserve">https://support.abra.com/hc/en-us</w:t>
        </w:r>
      </w:hyperlink>
      <w:r w:rsidDel="00000000" w:rsidR="00000000" w:rsidRPr="00000000">
        <w:rPr>
          <w:rFonts w:ascii="Roboto" w:cs="Roboto" w:eastAsia="Roboto" w:hAnsi="Roboto"/>
          <w:color w:val="0a0b0d"/>
          <w:sz w:val="20"/>
          <w:szCs w:val="20"/>
          <w:highlight w:val="white"/>
          <w:rtl w:val="0"/>
        </w:rPr>
        <w:t xml:space="preserve"> and provide accurate and up to date information throughout the duration of the Security Breach. You agree to take any steps that we reasonably require to reduce or manage any Security Breach. Prompt reporting of a Security Breach does not guarantee that Plutus will reimburse you for any losses suffered or be liable to you for any losses suffered as a result of the Security Breach.</w:t>
      </w:r>
    </w:p>
    <w:p w:rsidR="00000000" w:rsidDel="00000000" w:rsidP="00000000" w:rsidRDefault="00000000" w:rsidRPr="00000000" w14:paraId="00000066">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67">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5.3. Computer Viruses.</w:t>
      </w:r>
      <w:r w:rsidDel="00000000" w:rsidR="00000000" w:rsidRPr="00000000">
        <w:rPr>
          <w:rFonts w:ascii="Roboto" w:cs="Roboto" w:eastAsia="Roboto" w:hAnsi="Roboto"/>
          <w:color w:val="0a0b0d"/>
          <w:sz w:val="20"/>
          <w:szCs w:val="20"/>
          <w:highlight w:val="white"/>
          <w:rtl w:val="0"/>
        </w:rPr>
        <w:t xml:space="preserve"> We shall not bear any liability, whatsoever, for any damage or interruptions caused by any computer viruses or other malicious code that may affect your computer or other equipment, or any phishing, spoofing or other attack. A common technique to help decrease the likelihood of computer viruses or other malicious code is regular use of a reputable and readily available virus screening and prevention software. You should also be aware that SMS and email services are vulnerable to spoofing and phishing attacks and should use care in reviewing messages purporting to originate from Plutus. Always log into your Plutus Account through the Plutus Platform to review any transactions or required actions if you have any uncertainty regarding the authenticity of any communication or notice.</w:t>
      </w:r>
    </w:p>
    <w:p w:rsidR="00000000" w:rsidDel="00000000" w:rsidP="00000000" w:rsidRDefault="00000000" w:rsidRPr="00000000" w14:paraId="00000068">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69">
      <w:pPr>
        <w:shd w:fill="ffffff" w:val="clear"/>
        <w:jc w:val="both"/>
        <w:rPr>
          <w:rFonts w:ascii="Roboto" w:cs="Roboto" w:eastAsia="Roboto" w:hAnsi="Roboto"/>
          <w:b w:val="1"/>
          <w:bCs w:val="1"/>
          <w:color w:val="0a0b0d"/>
          <w:sz w:val="36"/>
          <w:szCs w:val="36"/>
          <w:highlight w:val="white"/>
        </w:rPr>
      </w:pPr>
      <w:r w:rsidDel="00000000" w:rsidR="00000000" w:rsidRPr="00000000">
        <w:rPr>
          <w:rFonts w:ascii="Roboto" w:cs="Roboto" w:eastAsia="Roboto" w:hAnsi="Roboto"/>
          <w:b w:val="1"/>
          <w:bCs w:val="1"/>
          <w:color w:val="0a0b0d"/>
          <w:sz w:val="36"/>
          <w:szCs w:val="36"/>
          <w:highlight w:val="white"/>
          <w:rtl w:val="0"/>
        </w:rPr>
        <w:t>6. General Obligations, Taxes, Designating a Beneficiary and Termination</w:t>
      </w:r>
    </w:p>
    <w:p w:rsidR="00000000" w:rsidDel="00000000" w:rsidP="00000000" w:rsidRDefault="00000000" w:rsidRPr="00000000" w14:paraId="0000006A">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6B">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6.1. Limited License. </w:t>
      </w:r>
      <w:r w:rsidDel="00000000" w:rsidR="00000000" w:rsidRPr="00000000">
        <w:rPr>
          <w:rFonts w:ascii="Roboto" w:cs="Roboto" w:eastAsia="Roboto" w:hAnsi="Roboto"/>
          <w:color w:val="0a0b0d"/>
          <w:sz w:val="20"/>
          <w:szCs w:val="20"/>
          <w:highlight w:val="white"/>
          <w:rtl w:val="0"/>
        </w:rPr>
        <w:t>All content included in or made available through the Services, Plutus Platform or any related content, materials and information such as text, graphics, logos, button icons, images, audio clips, digital downloads, data compilations, and software (collectively, the “</w:t>
      </w:r>
      <w:r w:rsidDel="00000000" w:rsidR="00000000" w:rsidRPr="00000000">
        <w:rPr>
          <w:rFonts w:ascii="Roboto" w:cs="Roboto" w:eastAsia="Roboto" w:hAnsi="Roboto"/>
          <w:b w:val="1"/>
          <w:bCs w:val="1"/>
          <w:color w:val="0a0b0d"/>
          <w:sz w:val="20"/>
          <w:szCs w:val="20"/>
          <w:highlight w:val="white"/>
          <w:rtl w:val="0"/>
        </w:rPr>
        <w:t>Content</w:t>
      </w:r>
      <w:r w:rsidDel="00000000" w:rsidR="00000000" w:rsidRPr="00000000">
        <w:rPr>
          <w:rFonts w:ascii="Roboto" w:cs="Roboto" w:eastAsia="Roboto" w:hAnsi="Roboto"/>
          <w:color w:val="0a0b0d"/>
          <w:sz w:val="20"/>
          <w:szCs w:val="20"/>
          <w:highlight w:val="white"/>
          <w:rtl w:val="0"/>
        </w:rPr>
        <w:t>”) is the property of Plutus or its affiliates or its content providers and protected by United States and international copyright laws. We grant you a limited, nonexclusive, nontransferable license, subject to the terms of this Agreement, to access and use the Services, Plutus Platform, and Content solely for purposes approved by Plutus as may be updated from time to time. Any other use of the Services, Plutus Platform, or Content is expressly prohibited and all other right, title, and interest in the Services, Plutus Platform, or Content is exclusively the property of Plutus and its permitted licensors. You agree you will not copy, transmit, distribute, sell, resell, license, reverse engineer, modify, publish, or participate in the transfer or sale of, create derivative works from, or in any other way violate or infringe on Plutus’s rights relating to the Content, in whole or in part without Plutus’s prior written consent.  You may not copy, imitate or use the Content without Plutus’s prior written consent for any purpose, including without limitation, in connection with any product or service that is not authorized by Plutus; any manner that is likely to cause confusion among customers; or a way that disparages or discredits Plutus.</w:t>
      </w:r>
    </w:p>
    <w:p w:rsidR="00000000" w:rsidDel="00000000" w:rsidP="00000000" w:rsidRDefault="00000000" w:rsidRPr="00000000" w14:paraId="0000006C">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6D">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6.2. Website Accuracy.</w:t>
      </w:r>
      <w:r w:rsidDel="00000000" w:rsidR="00000000" w:rsidRPr="00000000">
        <w:rPr>
          <w:rFonts w:ascii="Roboto" w:cs="Roboto" w:eastAsia="Roboto" w:hAnsi="Roboto"/>
          <w:color w:val="0a0b0d"/>
          <w:sz w:val="20"/>
          <w:szCs w:val="20"/>
          <w:highlight w:val="white"/>
          <w:rtl w:val="0"/>
        </w:rPr>
        <w:t xml:space="preserve"> Although we intend to provide accurate and timely information on the Plutus Platform, the Plutus Platform (including, without limitation, the Content) may not always be entirely accurate, complete or current and may also include technical inaccuracies or typographical errors. In an effort to continue to provide you with as complete and accurate information as possible, information may be changed or updated from time to time without notice, including without limitation information regarding our policies and Services. Accordingly, you should verify all information before relying on it, and all decisions based on information contained on the Plutus Platform are your sole responsibility and we shall have no liability for such decisions. Information provided by third parties, including historical price and supply data for Digital Assets, is for informational purposes only and Plutus makes no representations or warranties regarding its accuracy. Links to any third party materials (including without limitation websites) may be provided as a convenience but are not controlled by us. You acknowledge and agree that we are not responsible for any aspect of the information, content, or services contained in any third party materials or on any third party websites or applications, whether or not accessible or linked to the Plutus Platform.</w:t>
      </w:r>
    </w:p>
    <w:p w:rsidR="00000000" w:rsidDel="00000000" w:rsidP="00000000" w:rsidRDefault="00000000" w:rsidRPr="00000000" w14:paraId="0000006E">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6F">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6.3. Third Party Applications.</w:t>
      </w:r>
      <w:r w:rsidDel="00000000" w:rsidR="00000000" w:rsidRPr="00000000">
        <w:rPr>
          <w:rFonts w:ascii="Roboto" w:cs="Roboto" w:eastAsia="Roboto" w:hAnsi="Roboto"/>
          <w:color w:val="0a0b0d"/>
          <w:sz w:val="20"/>
          <w:szCs w:val="20"/>
          <w:highlight w:val="white"/>
          <w:rtl w:val="0"/>
        </w:rPr>
        <w:t xml:space="preserve"> If, to the extent permitted by Plutus from time to time, you grant express permission to a third party to access or connect to your Plutus Account, either through the third party's product or service or through the Plutus Platform, you acknowledge that granting permission to a third party to take specific actions on your behalf does not relieve you of any of your responsibilities under this Agreement. You are fully responsible for all acts or omissions of any third party with access to your Plutus Platform, whether or not such third party acts, omissions or access were authorized. Further, you acknowledge and agree that you will not hold Plutus responsible for, and will indemnify Plutus from, any liability arising out of or related to any act or omission of any third party with access to your Plutus Account. You may change or remove permissions granted by you to third parties with respect to your Plutus Account at any time by changing certain settings in your Plutus Account.</w:t>
      </w:r>
    </w:p>
    <w:p w:rsidR="00000000" w:rsidDel="00000000" w:rsidP="00000000" w:rsidRDefault="00000000" w:rsidRPr="00000000" w14:paraId="00000070">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71">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6.4. Your Content.</w:t>
      </w:r>
      <w:r w:rsidDel="00000000" w:rsidR="00000000" w:rsidRPr="00000000">
        <w:rPr>
          <w:rFonts w:ascii="Roboto" w:cs="Roboto" w:eastAsia="Roboto" w:hAnsi="Roboto"/>
          <w:color w:val="0a0b0d"/>
          <w:sz w:val="20"/>
          <w:szCs w:val="20"/>
          <w:highlight w:val="white"/>
          <w:rtl w:val="0"/>
        </w:rPr>
        <w:t xml:space="preserve"> Some Services may let you share your own content (for example text, images, video, graphics, audio or other materials, “</w:t>
      </w:r>
      <w:r w:rsidDel="00000000" w:rsidR="00000000" w:rsidRPr="00000000">
        <w:rPr>
          <w:rFonts w:ascii="Roboto" w:cs="Roboto" w:eastAsia="Roboto" w:hAnsi="Roboto"/>
          <w:b w:val="1"/>
          <w:bCs w:val="1"/>
          <w:color w:val="0a0b0d"/>
          <w:sz w:val="20"/>
          <w:szCs w:val="20"/>
          <w:highlight w:val="white"/>
          <w:rtl w:val="0"/>
        </w:rPr>
        <w:t>Your Content</w:t>
      </w:r>
      <w:r w:rsidDel="00000000" w:rsidR="00000000" w:rsidRPr="00000000">
        <w:rPr>
          <w:rFonts w:ascii="Roboto" w:cs="Roboto" w:eastAsia="Roboto" w:hAnsi="Roboto"/>
          <w:color w:val="0a0b0d"/>
          <w:sz w:val="20"/>
          <w:szCs w:val="20"/>
          <w:highlight w:val="white"/>
          <w:rtl w:val="0"/>
        </w:rPr>
        <w:t xml:space="preserve">”). Before sharing Your Content through the Services, you promise and attest that you own and control all of the intellectual property rights to Your Content (or that you have the necessary license rights to the content) and that Your Content is lawful. We reserve the right to remove Your Content at our discretion, without notice and without liability. </w:t>
      </w:r>
    </w:p>
    <w:p w:rsidR="00000000" w:rsidDel="00000000" w:rsidP="00000000" w:rsidRDefault="00000000" w:rsidRPr="00000000" w14:paraId="00000072">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73">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You agree that all of Your Content posted on our Services must comply with all policies applicable to your use of the Services. If Your Content violates our policies, we may remove it without notice. When you share Your Content on our Services, you may be asked to make disclosures, or label or categorize Your Content; failing to do so accurately may result in Your Content being removed. We also reserve the right to label or categorize Your Content and allow other users to label or categorize Your Content. How Your Content is labeled or categorized may affect how it is displayed by our Services.</w:t>
      </w:r>
    </w:p>
    <w:p w:rsidR="00000000" w:rsidDel="00000000" w:rsidP="00000000" w:rsidRDefault="00000000" w:rsidRPr="00000000" w14:paraId="00000074">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75">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6.5. Transaction Limits.</w:t>
      </w:r>
      <w:r w:rsidDel="00000000" w:rsidR="00000000" w:rsidRPr="00000000">
        <w:rPr>
          <w:rFonts w:ascii="Roboto" w:cs="Roboto" w:eastAsia="Roboto" w:hAnsi="Roboto"/>
          <w:color w:val="0a0b0d"/>
          <w:sz w:val="20"/>
          <w:szCs w:val="20"/>
          <w:highlight w:val="white"/>
          <w:rtl w:val="0"/>
        </w:rPr>
        <w:t xml:space="preserve"> The use of the Services may be subject to a limit on the amount of volume, stated in USD terms, you may transact or transfer in a given period (e.g., daily). To view your limits, login to your Plutus Account and visit </w:t>
      </w:r>
      <w:hyperlink r:id="rId15">
        <w:r w:rsidDel="00000000" w:rsidR="00000000" w:rsidRPr="00000000">
          <w:rPr>
            <w:rFonts w:ascii="Roboto" w:cs="Roboto" w:eastAsia="Roboto" w:hAnsi="Roboto"/>
            <w:color w:val="1155cc"/>
            <w:sz w:val="20"/>
            <w:szCs w:val="20"/>
            <w:highlight w:val="white"/>
            <w:u w:val="single"/>
            <w:rtl w:val="0"/>
          </w:rPr>
          <w:t xml:space="preserve">What are Abra's transaction limits? – Abra</w:t>
        </w:r>
      </w:hyperlink>
      <w:r w:rsidDel="00000000" w:rsidR="00000000" w:rsidRPr="00000000">
        <w:rPr>
          <w:rFonts w:ascii="Roboto" w:cs="Roboto" w:eastAsia="Roboto" w:hAnsi="Roboto"/>
          <w:color w:val="0a0b0d"/>
          <w:sz w:val="20"/>
          <w:szCs w:val="20"/>
          <w:highlight w:val="white"/>
          <w:rtl w:val="0"/>
        </w:rPr>
        <w:t xml:space="preserve">. Your transaction limits may vary depending on your payment method, verification steps you have completed, and other factors. If you wish to raise your limits beyond the posted amounts, you may submit a request at </w:t>
      </w:r>
      <w:hyperlink r:id="rId16">
        <w:r w:rsidDel="00000000" w:rsidR="00000000" w:rsidRPr="00000000">
          <w:rPr>
            <w:rFonts w:ascii="Roboto" w:cs="Roboto" w:eastAsia="Roboto" w:hAnsi="Roboto"/>
            <w:color w:val="1155cc"/>
            <w:sz w:val="20"/>
            <w:szCs w:val="20"/>
            <w:highlight w:val="white"/>
            <w:u w:val="single"/>
            <w:rtl w:val="0"/>
          </w:rPr>
          <w:t xml:space="preserve">https://support.abra.com/hc/en-us</w:t>
        </w:r>
      </w:hyperlink>
      <w:r w:rsidDel="00000000" w:rsidR="00000000" w:rsidRPr="00000000">
        <w:rPr>
          <w:rFonts w:ascii="Roboto" w:cs="Roboto" w:eastAsia="Roboto" w:hAnsi="Roboto"/>
          <w:color w:val="0a0b0d"/>
          <w:sz w:val="20"/>
          <w:szCs w:val="20"/>
          <w:highlight w:val="white"/>
          <w:rtl w:val="0"/>
        </w:rPr>
        <w:t>. Plutus reserves the right to change applicable limits, and to decline to raise your limits, in our sole discretion.</w:t>
      </w:r>
    </w:p>
    <w:p w:rsidR="00000000" w:rsidDel="00000000" w:rsidP="00000000" w:rsidRDefault="00000000" w:rsidRPr="00000000" w14:paraId="00000076">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77">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6.6. Unclaimed Property.</w:t>
      </w:r>
      <w:r w:rsidDel="00000000" w:rsidR="00000000" w:rsidRPr="00000000">
        <w:rPr>
          <w:rFonts w:ascii="Roboto" w:cs="Roboto" w:eastAsia="Roboto" w:hAnsi="Roboto"/>
          <w:color w:val="0a0b0d"/>
          <w:sz w:val="20"/>
          <w:szCs w:val="20"/>
          <w:highlight w:val="white"/>
          <w:rtl w:val="0"/>
        </w:rPr>
        <w:t xml:space="preserve"> If Plutus is holding funds (whether fiat currency or Supported Digital Assets) in your Plutus Account, and has no record of you accessing the Services for several years and is unable to contact you, applicable law may require Plutus to deliver any such funds to the applicable state or jurisdiction as unclaimed property.</w:t>
      </w:r>
    </w:p>
    <w:p w:rsidR="00000000" w:rsidDel="00000000" w:rsidP="00000000" w:rsidRDefault="00000000" w:rsidRPr="00000000" w14:paraId="00000078">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79">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6.7. Password Security; Contact Information.</w:t>
      </w:r>
      <w:r w:rsidDel="00000000" w:rsidR="00000000" w:rsidRPr="00000000">
        <w:rPr>
          <w:rFonts w:ascii="Roboto" w:cs="Roboto" w:eastAsia="Roboto" w:hAnsi="Roboto"/>
          <w:color w:val="0a0b0d"/>
          <w:sz w:val="20"/>
          <w:szCs w:val="20"/>
          <w:highlight w:val="white"/>
          <w:rtl w:val="0"/>
        </w:rPr>
        <w:t xml:space="preserve"> You are responsible for creating a strong password and maintaining security and control of any and all electronic devices, IDs, passwords, hints, personal identification numbers (PINs), or any other codes that you use to access the Services. Any loss or compromise of the foregoing information and/or your personal information may result in unauthorized access to your Plutus Account by a third party and the loss or theft of any Digital Assets and/or funds held in your Plutus Account and any associated accounts, including your linked bank account(s) and credit card(s). You are responsible for keeping your email address and telephone number up to date in the profile for your Plutus Account in order to receive any notices or alerts that we may send you. You should never allow remote access or share your computer and/or computer screen with someone else when you are logged on to your Plutus Account. Plutus will never under any circumstances ask you for your passwords or 2-factor authentication codes. We assume no responsibility for any loss that you may sustain due to compromise of account login credentials due to no fault of Plutus. We further assume no responsibility for your failure to follow or act on any notices or alerts that we may send to you. In the event you believe your Plutus Account information has been compromised, contact us immediately at </w:t>
      </w:r>
      <w:hyperlink r:id="rId17">
        <w:r w:rsidDel="00000000" w:rsidR="00000000" w:rsidRPr="00000000">
          <w:rPr>
            <w:rFonts w:ascii="Roboto" w:cs="Roboto" w:eastAsia="Roboto" w:hAnsi="Roboto"/>
            <w:color w:val="1155cc"/>
            <w:sz w:val="20"/>
            <w:szCs w:val="20"/>
            <w:highlight w:val="white"/>
            <w:u w:val="single"/>
            <w:rtl w:val="0"/>
          </w:rPr>
          <w:t xml:space="preserve">https://support.abra.com/hc/en-us</w:t>
        </w:r>
      </w:hyperlink>
      <w:r w:rsidDel="00000000" w:rsidR="00000000" w:rsidRPr="00000000">
        <w:rPr>
          <w:rFonts w:ascii="Roboto" w:cs="Roboto" w:eastAsia="Roboto" w:hAnsi="Roboto"/>
          <w:color w:val="0a0b0d"/>
          <w:sz w:val="20"/>
          <w:szCs w:val="20"/>
          <w:highlight w:val="white"/>
          <w:rtl w:val="0"/>
        </w:rPr>
        <w:t>.</w:t>
      </w:r>
    </w:p>
    <w:p w:rsidR="00000000" w:rsidDel="00000000" w:rsidP="00000000" w:rsidRDefault="00000000" w:rsidRPr="00000000" w14:paraId="0000007A">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7B">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6.8. Taxes.</w:t>
      </w:r>
      <w:r w:rsidDel="00000000" w:rsidR="00000000" w:rsidRPr="00000000">
        <w:rPr>
          <w:rFonts w:ascii="Roboto" w:cs="Roboto" w:eastAsia="Roboto" w:hAnsi="Roboto"/>
          <w:color w:val="0a0b0d"/>
          <w:sz w:val="20"/>
          <w:szCs w:val="20"/>
          <w:highlight w:val="white"/>
          <w:rtl w:val="0"/>
        </w:rPr>
        <w:t xml:space="preserve"> The tax treatment of Digital Asset transactions is uncertain, and it is your responsibility to determine what taxes, if any, arise from transactions using the Services under this Agreement. Users are solely responsible for reporting and paying any applicable taxes arising from transactions using the Services, and acknowledge that Plutus does not provide investment, legal, or tax advice governing these transactions. You understand that Plutus shall report information with respect to your transactions, payments, transfers, or distributions made by or to you with respect to your activities using the Services to a tax or governmental authority to the extent such reporting is required by applicable law. Plutus also shall withhold taxes applicable to your transactions or to payments or distributions made or deemed made to you to the extent such withholding is required by applicable law. From time to time, Plutus shall ask you for tax documentation or certification of your taxpayer status as required by applicable law, and any failure by you to comply with this request in the time frame identified may result in withholding and/or remission of taxes to a tax authority as required by applicable law. Users should conduct due diligence and consult tax advisors before making any decisions with respect to Digital Asset transactions.</w:t>
      </w:r>
    </w:p>
    <w:p w:rsidR="00000000" w:rsidDel="00000000" w:rsidP="00000000" w:rsidRDefault="00000000" w:rsidRPr="00000000" w14:paraId="0000007C">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7D">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6.9. Designating a Beneficiary.</w:t>
      </w:r>
      <w:r w:rsidDel="00000000" w:rsidR="00000000" w:rsidRPr="00000000">
        <w:rPr>
          <w:rFonts w:ascii="Roboto" w:cs="Roboto" w:eastAsia="Roboto" w:hAnsi="Roboto"/>
          <w:color w:val="0a0b0d"/>
          <w:sz w:val="20"/>
          <w:szCs w:val="20"/>
          <w:highlight w:val="white"/>
          <w:rtl w:val="0"/>
        </w:rPr>
        <w:t xml:space="preserve"> For security reasons, if we receive legal documentation confirming your death or other information leading us to believe you have died, we will freeze your Plutus Account and during this period, no transactions may be completed until: (i) your designated beneficiary has opened a new Plutus Account, as further described below, and the entirety of your Plutus Account has been transferred to such new account; or (ii) we have received proof in a form satisfactory to us that you have not died. If we have reason to believe you may have died but we do not have proof of your death in a form satisfactory to us, you authorize us to make inquiries, whether directly or through third parties, that we consider necessary to ascertain whether you have died. Upon receipt by us of proof satisfactory to us that you have died, your designated </w:t>
      </w:r>
      <w:r w:rsidDel="00000000" w:rsidR="00000000" w:rsidRPr="00000000">
        <w:rPr>
          <w:rFonts w:ascii="Roboto" w:cs="Roboto" w:eastAsia="Roboto" w:hAnsi="Roboto"/>
          <w:color w:val="0a0b0d"/>
          <w:sz w:val="20"/>
          <w:szCs w:val="20"/>
          <w:rtl w:val="0"/>
        </w:rPr>
        <w:t xml:space="preserve">beneficiary </w:t>
      </w:r>
      <w:r w:rsidDel="00000000" w:rsidR="00000000" w:rsidRPr="00000000">
        <w:rPr>
          <w:rFonts w:ascii="Roboto" w:cs="Roboto" w:eastAsia="Roboto" w:hAnsi="Roboto"/>
          <w:color w:val="0a0b0d"/>
          <w:sz w:val="20"/>
          <w:szCs w:val="20"/>
          <w:highlight w:val="white"/>
          <w:rtl w:val="0"/>
        </w:rPr>
        <w:t xml:space="preserve">may be required to open a new Plutus Account in order to gain access to the contents of your Plutus Account. If you have not designated a fiduciary, then we reserve the right to (i) treat as your </w:t>
      </w:r>
      <w:r w:rsidDel="00000000" w:rsidR="00000000" w:rsidRPr="00000000">
        <w:rPr>
          <w:rFonts w:ascii="Roboto" w:cs="Roboto" w:eastAsia="Roboto" w:hAnsi="Roboto"/>
          <w:color w:val="0a0b0d"/>
          <w:sz w:val="20"/>
          <w:szCs w:val="20"/>
          <w:rtl w:val="0"/>
        </w:rPr>
        <w:t xml:space="preserve">beneficiary </w:t>
      </w:r>
      <w:r w:rsidDel="00000000" w:rsidR="00000000" w:rsidRPr="00000000">
        <w:rPr>
          <w:rFonts w:ascii="Roboto" w:cs="Roboto" w:eastAsia="Roboto" w:hAnsi="Roboto"/>
          <w:color w:val="0a0b0d"/>
          <w:sz w:val="20"/>
          <w:szCs w:val="20"/>
          <w:highlight w:val="white"/>
          <w:rtl w:val="0"/>
        </w:rPr>
        <w:t xml:space="preserve">any person entitled to inherit your Plutus Account, as determined by us upon receipt and review of the documentation we, in our sole discretion, deem necessary or appropriate, including (but not limited to) a will, a living trust or a small estate affidavit; or (ii) require an order designating a </w:t>
      </w:r>
      <w:r w:rsidDel="00000000" w:rsidR="00000000" w:rsidRPr="00000000">
        <w:rPr>
          <w:rFonts w:ascii="Roboto" w:cs="Roboto" w:eastAsia="Roboto" w:hAnsi="Roboto"/>
          <w:color w:val="0a0b0d"/>
          <w:sz w:val="20"/>
          <w:szCs w:val="20"/>
          <w:rtl w:val="0"/>
        </w:rPr>
        <w:t xml:space="preserve">beneficiary </w:t>
      </w:r>
      <w:r w:rsidDel="00000000" w:rsidR="00000000" w:rsidRPr="00000000">
        <w:rPr>
          <w:rFonts w:ascii="Roboto" w:cs="Roboto" w:eastAsia="Roboto" w:hAnsi="Roboto"/>
          <w:color w:val="0a0b0d"/>
          <w:sz w:val="20"/>
          <w:szCs w:val="20"/>
          <w:highlight w:val="white"/>
          <w:rtl w:val="0"/>
        </w:rPr>
        <w:t xml:space="preserve">from a court having competent jurisdiction over your estate. In the event we determine, in our sole discretion, that there is uncertainty regarding the validity of the </w:t>
      </w:r>
      <w:r w:rsidDel="00000000" w:rsidR="00000000" w:rsidRPr="00000000">
        <w:rPr>
          <w:rFonts w:ascii="Roboto" w:cs="Roboto" w:eastAsia="Roboto" w:hAnsi="Roboto"/>
          <w:color w:val="0a0b0d"/>
          <w:sz w:val="20"/>
          <w:szCs w:val="20"/>
          <w:rtl w:val="0"/>
        </w:rPr>
        <w:t xml:space="preserve">beneficiary </w:t>
      </w:r>
      <w:r w:rsidDel="00000000" w:rsidR="00000000" w:rsidRPr="00000000">
        <w:rPr>
          <w:rFonts w:ascii="Roboto" w:cs="Roboto" w:eastAsia="Roboto" w:hAnsi="Roboto"/>
          <w:color w:val="0a0b0d"/>
          <w:sz w:val="20"/>
          <w:szCs w:val="20"/>
          <w:highlight w:val="white"/>
          <w:rtl w:val="0"/>
        </w:rPr>
        <w:t>designation, we reserve the right to require an order resolving such issue from a court of competent jurisdiction before taking any action relating to your Plutus Account.</w:t>
      </w:r>
    </w:p>
    <w:p w:rsidR="00000000" w:rsidDel="00000000" w:rsidP="00000000" w:rsidRDefault="00000000" w:rsidRPr="00000000" w14:paraId="0000007E">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7F">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6.10. Suspension, Termination, and Cancellation.</w:t>
      </w:r>
      <w:r w:rsidDel="00000000" w:rsidR="00000000" w:rsidRPr="00000000">
        <w:rPr>
          <w:rFonts w:ascii="Roboto" w:cs="Roboto" w:eastAsia="Roboto" w:hAnsi="Roboto"/>
          <w:color w:val="0a0b0d"/>
          <w:sz w:val="20"/>
          <w:szCs w:val="20"/>
          <w:highlight w:val="white"/>
          <w:rtl w:val="0"/>
        </w:rPr>
        <w:t xml:space="preserve"> Plutus may suspend, restrict, or terminate your access to any or all of the Services, and/or deactivate or cancel your Plutus Account, with immediate effect for any reason in our sole discretion and is under no obligation to disclose the details of its decision to take such action with you. You acknowledge that Plutus’s decision to take certain actions, including limiting access to, suspending, or closing your Plutus Account for any reason in our sole discretion, may be based on confidential criteria that are essential to Plutus’s risk management and/or security protocols. You agree that Plutus is under no obligation to disclose to you the details of our risk management or security procedures.</w:t>
      </w:r>
    </w:p>
    <w:p w:rsidR="00000000" w:rsidDel="00000000" w:rsidP="00000000" w:rsidRDefault="00000000" w:rsidRPr="00000000" w14:paraId="00000080">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81">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In Plutus’s sole discretion, you may be permitted to transfer Supported Digital Assets or funds associated with your Digital Asset Wallet for ninety (90) days after deactivating, terminating, or canceling your Plutus Account  unless such transfer is otherwise prohibited (i) under applicable law, including but not limited to applicable sanctions programs; or (ii) by a facially valid subpoena or court order from a court of competent jurisdiction. You may delete your Plutus Account at any time by visiting the “Wallet security” link within the settings page for your Plutus Account. You will not be charged for deleting your Plutus Account, although you will be required to pay any outstanding amounts owed to Plutus. You authorize us to cancel or suspend any pending transactions at the time you delete your Plutus Account.</w:t>
      </w:r>
    </w:p>
    <w:p w:rsidR="00000000" w:rsidDel="00000000" w:rsidP="00000000" w:rsidRDefault="00000000" w:rsidRPr="00000000" w14:paraId="00000082">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83">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Plutus may discontinue or change any of the Services, in its sole discretion, at any time. You agree that we may transfer you to a Service that is reasonably similar to the discontinued or changed Service, to the extent such Service exists. We will provide you with prior notice of material changes, discontinuation, or the transfer related to a Service, to the extent required or applicable.</w:t>
      </w:r>
    </w:p>
    <w:p w:rsidR="00000000" w:rsidDel="00000000" w:rsidP="00000000" w:rsidRDefault="00000000" w:rsidRPr="00000000" w14:paraId="00000084">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85">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6.11. Export Controls and Sanctions.</w:t>
      </w:r>
      <w:r w:rsidDel="00000000" w:rsidR="00000000" w:rsidRPr="00000000">
        <w:rPr>
          <w:rFonts w:ascii="Roboto" w:cs="Roboto" w:eastAsia="Roboto" w:hAnsi="Roboto"/>
          <w:color w:val="0a0b0d"/>
          <w:sz w:val="20"/>
          <w:szCs w:val="20"/>
          <w:highlight w:val="white"/>
          <w:rtl w:val="0"/>
        </w:rPr>
        <w:t xml:space="preserve"> Your access to the Plutus Platform and use of the Services is subject to applicable law including but not limited to export restrictions, end-user restrictions, antiterrorism laws, and economic sanctions. By, uploading, buying, selling, or storing Digital Assets through the Plutus Platform, Plutus Partners or the Services, you agree that you will comply with all applicable laws. You are not permitted to acquire Digital Assets or use any of the Services through the Plutus Platform if doing so would violate applicable laws or regulations, including but not limited to those of the United Nations Security Council, the United States (including prohibiting dealings with sanctioned persons identified by the U.S. Department of the Treasury’s Office of Foreign Assets Control Specially Designated Nationals and Blocked Persons (“SDN”), or other U.S. non-SDN restricted or prohibited parties lists, and those prohibiting dealings with persons organized, resident, or located in comprehensively sanctioned jurisdictions), and/or any other applicable federal, state, municipal or local laws and regulations (each as amended from time to time).</w:t>
      </w:r>
    </w:p>
    <w:p w:rsidR="00000000" w:rsidDel="00000000" w:rsidP="00000000" w:rsidRDefault="00000000" w:rsidRPr="00000000" w14:paraId="00000086">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87">
      <w:pPr>
        <w:shd w:fill="ffffff" w:val="clear"/>
        <w:jc w:val="both"/>
        <w:rPr>
          <w:rFonts w:ascii="Roboto" w:cs="Roboto" w:eastAsia="Roboto" w:hAnsi="Roboto"/>
          <w:b w:val="1"/>
          <w:bCs w:val="1"/>
          <w:color w:val="0a0b0d"/>
          <w:sz w:val="36"/>
          <w:szCs w:val="36"/>
          <w:highlight w:val="white"/>
        </w:rPr>
      </w:pPr>
      <w:r w:rsidDel="00000000" w:rsidR="00000000" w:rsidRPr="00000000">
        <w:rPr>
          <w:rFonts w:ascii="Roboto" w:cs="Roboto" w:eastAsia="Roboto" w:hAnsi="Roboto"/>
          <w:b w:val="1"/>
          <w:bCs w:val="1"/>
          <w:color w:val="0a0b0d"/>
          <w:sz w:val="36"/>
          <w:szCs w:val="36"/>
          <w:highlight w:val="white"/>
          <w:rtl w:val="0"/>
        </w:rPr>
        <w:t>7. Customer Feedback, Queries, Complaints, and Dispute Resolution</w:t>
      </w:r>
    </w:p>
    <w:p w:rsidR="00000000" w:rsidDel="00000000" w:rsidP="00000000" w:rsidRDefault="00000000" w:rsidRPr="00000000" w14:paraId="00000088">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89">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7.1. Contact Plutus. </w:t>
      </w:r>
      <w:r w:rsidDel="00000000" w:rsidR="00000000" w:rsidRPr="00000000">
        <w:rPr>
          <w:rFonts w:ascii="Roboto" w:cs="Roboto" w:eastAsia="Roboto" w:hAnsi="Roboto"/>
          <w:color w:val="0a0b0d"/>
          <w:sz w:val="20"/>
          <w:szCs w:val="20"/>
          <w:highlight w:val="white"/>
          <w:rtl w:val="0"/>
        </w:rPr>
        <w:t xml:space="preserve">If you have feedback, or general questions, contact us via our Customer Support page at </w:t>
      </w:r>
      <w:hyperlink r:id="rId18">
        <w:r w:rsidDel="00000000" w:rsidR="00000000" w:rsidRPr="00000000">
          <w:rPr>
            <w:rFonts w:ascii="Roboto" w:cs="Roboto" w:eastAsia="Roboto" w:hAnsi="Roboto"/>
            <w:color w:val="1155cc"/>
            <w:sz w:val="20"/>
            <w:szCs w:val="20"/>
            <w:highlight w:val="white"/>
            <w:u w:val="single"/>
            <w:rtl w:val="0"/>
          </w:rPr>
          <w:t xml:space="preserve">https://support.abra.com/hc/en-us</w:t>
        </w:r>
      </w:hyperlink>
      <w:r w:rsidDel="00000000" w:rsidR="00000000" w:rsidRPr="00000000">
        <w:rPr>
          <w:rFonts w:ascii="Roboto" w:cs="Roboto" w:eastAsia="Roboto" w:hAnsi="Roboto"/>
          <w:color w:val="0a0b0d"/>
          <w:sz w:val="20"/>
          <w:szCs w:val="20"/>
          <w:highlight w:val="white"/>
          <w:rtl w:val="0"/>
        </w:rPr>
        <w:t xml:space="preserve">. Plutus requires that all legal documents (including civil subpoenas, complaints, and small claims) be served on our registered agent for service of process. </w:t>
      </w:r>
    </w:p>
    <w:p w:rsidR="00000000" w:rsidDel="00000000" w:rsidP="00000000" w:rsidRDefault="00000000" w:rsidRPr="00000000" w14:paraId="0000008A">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8B">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7.2. Formal Complaint Process.</w:t>
      </w:r>
      <w:r w:rsidDel="00000000" w:rsidR="00000000" w:rsidRPr="00000000">
        <w:rPr>
          <w:rFonts w:ascii="Roboto" w:cs="Roboto" w:eastAsia="Roboto" w:hAnsi="Roboto"/>
          <w:color w:val="0a0b0d"/>
          <w:sz w:val="20"/>
          <w:szCs w:val="20"/>
          <w:highlight w:val="white"/>
          <w:rtl w:val="0"/>
        </w:rPr>
        <w:t xml:space="preserve"> If you have a complaint with Plutus, you agree to first contact Plutus through our Customer Support page at </w:t>
      </w:r>
      <w:hyperlink r:id="rId19">
        <w:r w:rsidDel="00000000" w:rsidR="00000000" w:rsidRPr="00000000">
          <w:rPr>
            <w:rFonts w:ascii="Roboto" w:cs="Roboto" w:eastAsia="Roboto" w:hAnsi="Roboto"/>
            <w:color w:val="1155cc"/>
            <w:sz w:val="20"/>
            <w:szCs w:val="20"/>
            <w:highlight w:val="white"/>
            <w:u w:val="single"/>
            <w:rtl w:val="0"/>
          </w:rPr>
          <w:t xml:space="preserve">https://support.abra.com/hc/en-us</w:t>
        </w:r>
      </w:hyperlink>
      <w:r w:rsidDel="00000000" w:rsidR="00000000" w:rsidRPr="00000000">
        <w:rPr>
          <w:rFonts w:ascii="Roboto" w:cs="Roboto" w:eastAsia="Roboto" w:hAnsi="Roboto"/>
          <w:color w:val="0a0b0d"/>
          <w:sz w:val="20"/>
          <w:szCs w:val="20"/>
          <w:highlight w:val="white"/>
          <w:rtl w:val="0"/>
        </w:rPr>
        <w:t xml:space="preserve"> to attempt to resolve any such dispute in good faith. If we cannot resolve the dispute through Customer Support, you agree to describe your complaint in an email sent to </w:t>
      </w:r>
      <w:hyperlink r:id="rId20">
        <w:r w:rsidDel="00000000" w:rsidR="00000000" w:rsidRPr="00000000">
          <w:rPr>
            <w:rFonts w:ascii="Roboto" w:cs="Roboto" w:eastAsia="Roboto" w:hAnsi="Roboto"/>
            <w:color w:val="0000ff"/>
            <w:sz w:val="20"/>
            <w:szCs w:val="20"/>
            <w:highlight w:val="white"/>
            <w:u w:val="single"/>
            <w:rtl w:val="0"/>
          </w:rPr>
          <w:t xml:space="preserve">legaldept@abra.com</w:t>
        </w:r>
      </w:hyperlink>
      <w:r w:rsidDel="00000000" w:rsidR="00000000" w:rsidRPr="00000000">
        <w:rPr>
          <w:rFonts w:ascii="Roboto" w:cs="Roboto" w:eastAsia="Roboto" w:hAnsi="Roboto"/>
          <w:color w:val="0a0b0d"/>
          <w:sz w:val="20"/>
          <w:szCs w:val="20"/>
          <w:highlight w:val="white"/>
          <w:rtl w:val="0"/>
        </w:rPr>
        <w:t xml:space="preserve"> (“</w:t>
      </w:r>
      <w:r w:rsidDel="00000000" w:rsidR="00000000" w:rsidRPr="00000000">
        <w:rPr>
          <w:rFonts w:ascii="Roboto" w:cs="Roboto" w:eastAsia="Roboto" w:hAnsi="Roboto"/>
          <w:b w:val="1"/>
          <w:bCs w:val="1"/>
          <w:color w:val="0a0b0d"/>
          <w:sz w:val="20"/>
          <w:szCs w:val="20"/>
          <w:highlight w:val="white"/>
          <w:rtl w:val="0"/>
        </w:rPr>
        <w:t>Formal Complaint Process</w:t>
      </w:r>
      <w:r w:rsidDel="00000000" w:rsidR="00000000" w:rsidRPr="00000000">
        <w:rPr>
          <w:rFonts w:ascii="Roboto" w:cs="Roboto" w:eastAsia="Roboto" w:hAnsi="Roboto"/>
          <w:color w:val="0a0b0d"/>
          <w:sz w:val="20"/>
          <w:szCs w:val="20"/>
          <w:highlight w:val="white"/>
          <w:rtl w:val="0"/>
        </w:rPr>
        <w:t>”) before filing any arbitration claim or small claims action. You must complete the Formal Complaint Process before filing any arbitration or small claims action. If you do not complete the Formal Complaint Process, then you agree that your arbitration claim or small claims action must be dismissed from arbitration or small claims court as applicable.</w:t>
      </w:r>
    </w:p>
    <w:p w:rsidR="00000000" w:rsidDel="00000000" w:rsidP="00000000" w:rsidRDefault="00000000" w:rsidRPr="00000000" w14:paraId="0000008C">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8D">
      <w:pPr>
        <w:shd w:fill="ffffff" w:val="clear"/>
        <w:jc w:val="both"/>
        <w:rPr>
          <w:rFonts w:ascii="Roboto" w:cs="Roboto" w:eastAsia="Roboto" w:hAnsi="Roboto"/>
          <w:color w:val="0a0b0d"/>
          <w:sz w:val="20"/>
          <w:szCs w:val="20"/>
        </w:rPr>
      </w:pPr>
      <w:r w:rsidDel="00000000" w:rsidR="00000000" w:rsidRPr="00000000">
        <w:rPr>
          <w:rFonts w:ascii="Roboto" w:cs="Roboto" w:eastAsia="Roboto" w:hAnsi="Roboto"/>
          <w:b w:val="1"/>
          <w:bCs w:val="1"/>
          <w:color w:val="0a0b0d"/>
          <w:sz w:val="20"/>
          <w:szCs w:val="20"/>
          <w:highlight w:val="white"/>
          <w:rtl w:val="0"/>
        </w:rPr>
        <w:t>7.2.1. Procedural Steps.</w:t>
      </w:r>
      <w:r w:rsidDel="00000000" w:rsidR="00000000" w:rsidRPr="00000000">
        <w:rPr>
          <w:rFonts w:ascii="Roboto" w:cs="Roboto" w:eastAsia="Roboto" w:hAnsi="Roboto"/>
          <w:color w:val="0a0b0d"/>
          <w:sz w:val="20"/>
          <w:szCs w:val="20"/>
          <w:highlight w:val="white"/>
          <w:rtl w:val="0"/>
        </w:rPr>
        <w:t xml:space="preserve"> In the event that the dispute is not resolved through your contact with Customer Support, you agree to use our complaint form to describe your dispute, how you would like us to resolve the complaint, and any other relevant information. The complaint form can be  requested from Customer Support. If you prefer to send a written complaint via mail, please include as much information as possible in describing your complaint and how you would like us to resolve the complaint, including your support case number and any other relevant information to </w:t>
      </w:r>
      <w:r w:rsidDel="00000000" w:rsidR="00000000" w:rsidRPr="00000000">
        <w:rPr>
          <w:rFonts w:ascii="Roboto" w:cs="Roboto" w:eastAsia="Roboto" w:hAnsi="Roboto"/>
          <w:color w:val="0a0b0d"/>
          <w:sz w:val="20"/>
          <w:szCs w:val="20"/>
          <w:rtl w:val="0"/>
        </w:rPr>
        <w:t>PO Box 390004, Mountain View, CA 94039</w:t>
      </w:r>
      <w:r w:rsidDel="00000000" w:rsidR="00000000" w:rsidRPr="00000000">
        <w:rPr>
          <w:rFonts w:ascii="Roboto" w:cs="Roboto" w:eastAsia="Roboto" w:hAnsi="Roboto"/>
          <w:color w:val="0a0b0d"/>
          <w:sz w:val="20"/>
          <w:szCs w:val="20"/>
          <w:highlight w:val="white"/>
          <w:rtl w:val="0"/>
        </w:rPr>
        <w:t xml:space="preserve">. We will acknowledge receipt of your complaint form after you submit it. A Customer Support agent will review and evaluate your complaint based on the information you have provided and information in the possession of Plutus. The Formal Complaint Process is completed when Plutus responds to your complaint or forty-five (45) Business Days after the date we receive your complaint, whichever occurs first. </w:t>
      </w:r>
      <w:r w:rsidDel="00000000" w:rsidR="00000000" w:rsidRPr="00000000">
        <w:rPr>
          <w:rtl w:val="0"/>
        </w:rPr>
      </w:r>
    </w:p>
    <w:p w:rsidR="00000000" w:rsidDel="00000000" w:rsidP="00000000" w:rsidRDefault="00000000" w:rsidRPr="00000000" w14:paraId="0000008E">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8F">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7.3. Arbitration.</w:t>
      </w:r>
      <w:r w:rsidDel="00000000" w:rsidR="00000000" w:rsidRPr="00000000">
        <w:rPr>
          <w:rFonts w:ascii="Roboto" w:cs="Roboto" w:eastAsia="Roboto" w:hAnsi="Roboto"/>
          <w:color w:val="0a0b0d"/>
          <w:sz w:val="20"/>
          <w:szCs w:val="20"/>
          <w:highlight w:val="white"/>
          <w:rtl w:val="0"/>
        </w:rPr>
        <w:t xml:space="preserve"> You agree to be bound by the Arbitration Agreement at Appendix 6 (Arbitration Agreement) to this Agreement.</w:t>
      </w:r>
    </w:p>
    <w:p w:rsidR="00000000" w:rsidDel="00000000" w:rsidP="00000000" w:rsidRDefault="00000000" w:rsidRPr="00000000" w14:paraId="00000090">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91">
      <w:pPr>
        <w:shd w:fill="ffffff" w:val="clear"/>
        <w:jc w:val="both"/>
        <w:rPr>
          <w:rFonts w:ascii="Roboto" w:cs="Roboto" w:eastAsia="Roboto" w:hAnsi="Roboto"/>
          <w:b w:val="1"/>
          <w:bCs w:val="1"/>
          <w:color w:val="0a0b0d"/>
          <w:sz w:val="36"/>
          <w:szCs w:val="36"/>
          <w:highlight w:val="white"/>
        </w:rPr>
      </w:pPr>
      <w:r w:rsidDel="00000000" w:rsidR="00000000" w:rsidRPr="00000000">
        <w:rPr>
          <w:rFonts w:ascii="Roboto" w:cs="Roboto" w:eastAsia="Roboto" w:hAnsi="Roboto"/>
          <w:b w:val="1"/>
          <w:bCs w:val="1"/>
          <w:color w:val="0a0b0d"/>
          <w:sz w:val="36"/>
          <w:szCs w:val="36"/>
          <w:highlight w:val="white"/>
          <w:rtl w:val="0"/>
        </w:rPr>
        <w:t>8. Liabilities &amp; Indemnification</w:t>
      </w:r>
    </w:p>
    <w:p w:rsidR="00000000" w:rsidDel="00000000" w:rsidP="00000000" w:rsidRDefault="00000000" w:rsidRPr="00000000" w14:paraId="00000092">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93">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8.1. Release of Plutus; Indemnification.</w:t>
      </w:r>
      <w:r w:rsidDel="00000000" w:rsidR="00000000" w:rsidRPr="00000000">
        <w:rPr>
          <w:rFonts w:ascii="Roboto" w:cs="Roboto" w:eastAsia="Roboto" w:hAnsi="Roboto"/>
          <w:color w:val="0a0b0d"/>
          <w:sz w:val="20"/>
          <w:szCs w:val="20"/>
          <w:highlight w:val="white"/>
          <w:rtl w:val="0"/>
        </w:rPr>
        <w:t xml:space="preserve"> If you have a dispute with one or more users of the Services, you release Plutus, its affiliates and service providers, and each of their respective officers, directors, agents, joint venturers, employees and representatives from any and all claims, demands and damages (actual and consequential) of every kind and nature arising out of or in any way connected with such disputes. You agree to indemnify and hold Plutus, its affiliates and service providers, and each of its or their respective officers, directors, agents, joint venturers, employees and representatives, harmless from any claim or demand (including attorneys' fees and related legal costs, and any fines, fees or penalties imposed by any regulatory authority) arising out of or related to your breach of this Agreement or your violation of any law, rule or regulation, and/or the rights of any third party.</w:t>
      </w:r>
    </w:p>
    <w:p w:rsidR="00000000" w:rsidDel="00000000" w:rsidP="00000000" w:rsidRDefault="00000000" w:rsidRPr="00000000" w14:paraId="00000094">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95">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8.2. Limitation of Liability; No Warranty.</w:t>
      </w:r>
      <w:r w:rsidDel="00000000" w:rsidR="00000000" w:rsidRPr="00000000">
        <w:rPr>
          <w:rFonts w:ascii="Roboto" w:cs="Roboto" w:eastAsia="Roboto" w:hAnsi="Roboto"/>
          <w:color w:val="0a0b0d"/>
          <w:sz w:val="20"/>
          <w:szCs w:val="20"/>
          <w:highlight w:val="white"/>
          <w:rtl w:val="0"/>
        </w:rPr>
        <w:t xml:space="preserve"> IN NO EVENT SHALL ABRA, ITS AFFILIATES AND SERVICE PROVIDERS, OR ANY OF THEIR RESPECTIVE OFFICERS, DIRECTORS, AGENTS, JOINT VENTURERS, EMPLOYEES OR REPRESENTATIVES, BE LIABLE (i) FOR ANY AMOUNT GREATER THAN THE VALUE OF THE SUPPORTED DIGITAL ASSETS ASSOCIATED WITH YOUR DIGITAL ASSET WALLET AT THE TIME OF THE EVENT OR CIRCUMSTANCE GIVING RISE TO YOUR CLAIM OR (ii) FOR ANY LOST PROFITS, LOSS OF GOODWILL OR REPUTATION, LOSS OF DATA, DIMINUTION IN VALUE OR BUSINESS OPPORTUNITY, ANY LOSS, DAMAGE, CORRUPTION OR BREACH OF DATA OR ANY OTHER INTANGIBLE PROPERTY OR ANY SPECIAL, INCIDENTAL, INDIRECT, INTANGIBLE, OR CONSEQUENTIAL DAMAGES, WHETHER BASED IN CONTRACT, TORT, NEGLIGENCE, STRICT LIABILITY, OR OTHERWISE, ARISING OUT OF OR IN CONNECTION WITH ANY USE OF THE ABRA PLATFORM OR THE SERVICES, OR THIS AGREEMENT, EVEN IF ABRA HAS BEEN ADVISED OF OR KNEW OR SHOULD HAVE KNOWN OF THE POSSIBILITY OF SUCH DAMAGES, AND NOTWITHSTANDING THE FAILURE OF ANY AGREED OR OTHER REMEDY OF ITS ESSENTIAL PURPOSE, EXCEPT TO THE EXTENT OF A FINAL JUDICIAL DETERMINATION THAT SUCH DAMAGES WERE A RESULT OF ABRA’S GROSS NEGLIGENCE, FRAUD, OR WILLFUL MISCONDUCT. THIS MEANS, BY WAY OF EXAMPLE ONLY (AND WITHOUT LIMITING THE SCOPE OF THE PRECEDING SENTENCE), THAT IF YOU CLAIM THAT ABRA FAILED TO PROCESS A BUY OR SELL TRANSACTION PROPERLY, YOUR DAMAGES ARE LIMITED TO NO MORE THAN THE LESSER OF THE VALUE OF THE SUPPORTED DIGITAL ASSETS AT ISSUE IN THE TRANSACTION OR THE TOTAL VALUE OF THE SUPPORTED DIGITAL ASSETS ASSOCIATED WITH YOUR DIGITAL ASSET WALLET, AND THAT YOU MAY NOT RECOVER FOR LOST PROFITS, LOST BUSINESS OPPORTUNITIES, DIMINUTION IN VALUE OR OTHER TYPES OF SPECIAL, INCIDENTAL, INDIRECT, INTANGIBLE, EXEMPLARY, PUNITIVE OR CONSEQUENTIAL DAMAGES ​OR ANY DAMAGES ARISING OUT OF OR RELATING TO DIGITAL ASSETS THAT ARE NOT SUPPORTED DIGITAL ASSETS. SOME JURISDICTIONS DO NOT ALLOW THE EXCLUSION OR LIMITATION OF INCIDENTAL OR CONSEQUENTIAL DAMAGES, SO THE ABOVE LIMITATION MAY NOT APPLY TO YOU.</w:t>
      </w:r>
    </w:p>
    <w:p w:rsidR="00000000" w:rsidDel="00000000" w:rsidP="00000000" w:rsidRDefault="00000000" w:rsidRPr="00000000" w14:paraId="00000096">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97">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THE SERVICES ARE PROVIDED ON AN "AS IS" AND "AS AVAILABLE" BASIS WITHOUT ANY REPRESENTATION OR WARRANTY, WHETHER EXPRESS, IMPLIED OR STATUTORY. TO THE MAXIMUM EXTENT PERMITTED BY APPLICABLE LAW, ABRA SPECIFICALLY DISCLAIMS ANY IMPLIED WARRANTIES OF TITLE, MERCHANTABILITY, FITNESS FOR A PARTICULAR PURPOSE AND/OR NON-INFRINGEMENT. ABRA DOES NOT MAKE ANY REPRESENTATIONS OR WARRANTIES THAT ACCESS TO THE ABRA PLATFORM, ANY PART OF THE SERVICES, OR ANY OF THE MATERIALS CONTAINED THEREIN, WILL BE CONTINUOUS, UNINTERRUPTED, TIMELY, OR ERROR-FREE. ABRA DOES NOT GUARANTEE THAT ANY ORDER WILL BE EXECUTED, ACCEPTED, RECORDED OR REMAIN OPEN. EXCEPT FOR THE EXPRESS STATEMENTS SET FORTH IN THIS AGREEMENT, YOU HEREBY ACKNOWLEDGE AND AGREE THAT YOU HAVE NOT RELIED UPON ANY OTHER STATEMENT OR UNDERSTANDING, WHETHER WRITTEN OR ORAL, WITH RESPECT TO YOUR USE AND ACCESS OF THE SERVICES AND ABRA PLATFORM. WITHOUT LIMITING THE FOREGOING, YOU HEREBY UNDERSTAND AND AGREE THAT ABRA WILL NOT BE LIABLE FOR ANY LOSSES OR DAMAGES ARISING OUT OF OR RELATING TO: (i) ANY INACCURACY, DEFECT OR OMISSION OF DIGITAL ASSET PRICE DATA, OR ANY ERROR, DELAY OR INTERRUPTION IN THE TRANSMISSION OF SUCH DATA; (ii) VIRUSES OR OTHER MALICIOUS SOFTWARE OBTAINED BY ACCESSING OUR WEBSITES, SOFTWARE, SYSTEMS OPERATED BY US OR ON OUR BEHALF OR ANY OF THE SERVICES OR ANY WEBSITE OR SERVICE LINKED TO THE ABRA PLATFORM; (iii) GLITCHES, BUGS, ERRORS, OR INACCURACIES OF ANY KIND IN OUR WEBSITES, SOFTWARE, SYSTEMS OPERATED BY US OR ON OUR BEHALF OR ANY OF THE SERVICES; OR (iv) A SUSPENSION OR OTHER ACTION TAKEN WITH RESPECT TO YOUR ABRA ACCOUNT.</w:t>
      </w:r>
    </w:p>
    <w:p w:rsidR="00000000" w:rsidDel="00000000" w:rsidP="00000000" w:rsidRDefault="00000000" w:rsidRPr="00000000" w14:paraId="00000098">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99">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Plutus will make reasonable efforts to ensure that requests for electronic debits and credits involving bank accounts, credit cards, and check issuances are processed in a timely manner but Plutus makes no representations or warranties regarding the amount of time needed to complete processing which is dependent upon many factors outside of our control.</w:t>
      </w:r>
    </w:p>
    <w:p w:rsidR="00000000" w:rsidDel="00000000" w:rsidP="00000000" w:rsidRDefault="00000000" w:rsidRPr="00000000" w14:paraId="0000009A">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9B">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IF YOU ARE A NEW JERSEY RESIDENT, the provisions of this Section 8.2 are intended to apply only to the extent permitted under New Jersey law.</w:t>
      </w:r>
    </w:p>
    <w:p w:rsidR="00000000" w:rsidDel="00000000" w:rsidP="00000000" w:rsidRDefault="00000000" w:rsidRPr="00000000" w14:paraId="0000009C">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9D">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THE FOREGOING LIMITATIONS OF DAMAGES, LIABILITY AND NO WARRANTY PROVISIONS SET FORTH ABOVE IN THIS SECTION 8.2 ARE MATERIAL AND FUNDAMENTAL ELEMENTS OF THE BASIS OF THE BARGAIN BETWEEN ABRA AND YOU WITH REGARD TO THIS USER AGREEMENT.</w:t>
      </w:r>
    </w:p>
    <w:p w:rsidR="00000000" w:rsidDel="00000000" w:rsidP="00000000" w:rsidRDefault="00000000" w:rsidRPr="00000000" w14:paraId="0000009E">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9F">
      <w:pPr>
        <w:shd w:fill="ffffff" w:val="clear"/>
        <w:jc w:val="both"/>
        <w:rPr>
          <w:rFonts w:ascii="Roboto" w:cs="Roboto" w:eastAsia="Roboto" w:hAnsi="Roboto"/>
          <w:b w:val="1"/>
          <w:bCs w:val="1"/>
          <w:color w:val="0a0b0d"/>
          <w:sz w:val="36"/>
          <w:szCs w:val="36"/>
          <w:highlight w:val="white"/>
        </w:rPr>
      </w:pPr>
      <w:r w:rsidDel="00000000" w:rsidR="00000000" w:rsidRPr="00000000">
        <w:rPr>
          <w:rFonts w:ascii="Roboto" w:cs="Roboto" w:eastAsia="Roboto" w:hAnsi="Roboto"/>
          <w:b w:val="1"/>
          <w:bCs w:val="1"/>
          <w:color w:val="0a0b0d"/>
          <w:sz w:val="36"/>
          <w:szCs w:val="36"/>
          <w:highlight w:val="white"/>
          <w:rtl w:val="0"/>
        </w:rPr>
        <w:t>9. General Provisions</w:t>
      </w:r>
    </w:p>
    <w:p w:rsidR="00000000" w:rsidDel="00000000" w:rsidP="00000000" w:rsidRDefault="00000000" w:rsidRPr="00000000" w14:paraId="000000A0">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A1">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9.1. Entire Agreement.</w:t>
      </w:r>
      <w:r w:rsidDel="00000000" w:rsidR="00000000" w:rsidRPr="00000000">
        <w:rPr>
          <w:rFonts w:ascii="Roboto" w:cs="Roboto" w:eastAsia="Roboto" w:hAnsi="Roboto"/>
          <w:color w:val="0a0b0d"/>
          <w:sz w:val="20"/>
          <w:szCs w:val="20"/>
          <w:highlight w:val="white"/>
          <w:rtl w:val="0"/>
        </w:rPr>
        <w:t xml:space="preserve"> This Agreement, the Privacy Policy, E-Sign Disclosure and Consent Policy, and Appendices incorporated by reference herein comprise the entire understanding and agreement between you and Plutus as to the subject matter hereof, and supersedes any and all prior discussions, agreements and understandings of any kind (including without limitation any prior versions of this Agreement), between you and Plutus. Section headings in this Agreement are for convenience only and shall not govern the meaning or interpretation of any provision of this Agreement.</w:t>
      </w:r>
    </w:p>
    <w:p w:rsidR="00000000" w:rsidDel="00000000" w:rsidP="00000000" w:rsidRDefault="00000000" w:rsidRPr="00000000" w14:paraId="000000A2">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A3">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9.2. Assignment. </w:t>
      </w:r>
      <w:r w:rsidDel="00000000" w:rsidR="00000000" w:rsidRPr="00000000">
        <w:rPr>
          <w:rFonts w:ascii="Roboto" w:cs="Roboto" w:eastAsia="Roboto" w:hAnsi="Roboto"/>
          <w:color w:val="0a0b0d"/>
          <w:sz w:val="20"/>
          <w:szCs w:val="20"/>
          <w:highlight w:val="white"/>
          <w:rtl w:val="0"/>
        </w:rPr>
        <w:t>We reserve the right to assign our rights without restriction, including without limitation to any Plutus affiliates or subsidiaries, or to any successor in interest of any business associated with the Services. In the event that Plutus is acquired by or merged with a third party, we reserve the right, in any of these circumstances, to transfer or assign the information we have collected from you as part of such merger, acquisition, sale, or other change of control. You may not assign any rights and/or licenses granted under this Agreement without the prior express written consent of Plutus. Any attempted transfer or assignment by you in violation hereof shall be null and void. Subject to the foregoing, this Agreement will bind and inure to the benefit of the Parties, their successors and permitted assigns.</w:t>
      </w:r>
    </w:p>
    <w:p w:rsidR="00000000" w:rsidDel="00000000" w:rsidP="00000000" w:rsidRDefault="00000000" w:rsidRPr="00000000" w14:paraId="000000A4">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A5">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9.3. Severability.</w:t>
      </w:r>
      <w:r w:rsidDel="00000000" w:rsidR="00000000" w:rsidRPr="00000000">
        <w:rPr>
          <w:rFonts w:ascii="Roboto" w:cs="Roboto" w:eastAsia="Roboto" w:hAnsi="Roboto"/>
          <w:color w:val="0a0b0d"/>
          <w:sz w:val="20"/>
          <w:szCs w:val="20"/>
          <w:highlight w:val="white"/>
          <w:rtl w:val="0"/>
        </w:rPr>
        <w:t xml:space="preserve"> If any provision of this Agreement shall be determined to be invalid or unenforceable under any rule, law, or regulation of any local, state, or federal government agency of competent jurisdiction, such provision will be changed and interpreted to accomplish the objectives of the provision to the greatest extent possible under any applicable law and the validity or enforceability of any other provision of this Agreement shall not be affected.</w:t>
      </w:r>
    </w:p>
    <w:p w:rsidR="00000000" w:rsidDel="00000000" w:rsidP="00000000" w:rsidRDefault="00000000" w:rsidRPr="00000000" w14:paraId="000000A6">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A7">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9.4. Survival.</w:t>
      </w:r>
      <w:r w:rsidDel="00000000" w:rsidR="00000000" w:rsidRPr="00000000">
        <w:rPr>
          <w:rFonts w:ascii="Roboto" w:cs="Roboto" w:eastAsia="Roboto" w:hAnsi="Roboto"/>
          <w:color w:val="0a0b0d"/>
          <w:sz w:val="20"/>
          <w:szCs w:val="20"/>
          <w:highlight w:val="white"/>
          <w:rtl w:val="0"/>
        </w:rPr>
        <w:t xml:space="preserve"> All provisions of this Agreement which by their nature extend beyond the expiration or termination of this Agreement, including, without limitation, each provision in this Agreement pertaining to suspension or termination, Plutus Account cancellation, debts owed to Plutus, general use of the Plutus Platform, disputes with Plutus, and general provisions, shall survive the termination or expiration of this Agreement.</w:t>
      </w:r>
    </w:p>
    <w:p w:rsidR="00000000" w:rsidDel="00000000" w:rsidP="00000000" w:rsidRDefault="00000000" w:rsidRPr="00000000" w14:paraId="000000A8">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A9">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9.5. Governing Law.</w:t>
      </w:r>
      <w:r w:rsidDel="00000000" w:rsidR="00000000" w:rsidRPr="00000000">
        <w:rPr>
          <w:rFonts w:ascii="Roboto" w:cs="Roboto" w:eastAsia="Roboto" w:hAnsi="Roboto"/>
          <w:color w:val="0a0b0d"/>
          <w:sz w:val="20"/>
          <w:szCs w:val="20"/>
          <w:highlight w:val="white"/>
          <w:rtl w:val="0"/>
        </w:rPr>
        <w:t xml:space="preserve"> You agree that the laws of the State of Delaware, without regard to principles of conflict of laws, will govern this Agreement and any Dispute (as defined below), except to the extent governed by federal law.</w:t>
      </w:r>
    </w:p>
    <w:p w:rsidR="00000000" w:rsidDel="00000000" w:rsidP="00000000" w:rsidRDefault="00000000" w:rsidRPr="00000000" w14:paraId="000000AA">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AB">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9.6. Force Majeure.</w:t>
      </w:r>
      <w:r w:rsidDel="00000000" w:rsidR="00000000" w:rsidRPr="00000000">
        <w:rPr>
          <w:rFonts w:ascii="Roboto" w:cs="Roboto" w:eastAsia="Roboto" w:hAnsi="Roboto"/>
          <w:color w:val="0a0b0d"/>
          <w:sz w:val="20"/>
          <w:szCs w:val="20"/>
          <w:highlight w:val="white"/>
          <w:rtl w:val="0"/>
        </w:rPr>
        <w:t xml:space="preserve"> We shall not be liable for delays, failure in performance or interruption of Services which result directly or indirectly from any cause or condition beyond our reasonable control, including but not limited to, significant market volatility, act of God, act of civil or military authorities, act of terrorists, civil disturbance, war, strike or other labor dispute, fire, interruption in telecommunications or Internet services or network provider services, failure of equipment and/or software, pandemic, other catastrophe or any other occurrence which is beyond our reasonable control and shall not affect the validity and enforceability of any remaining provisions in this Agreement.</w:t>
      </w:r>
    </w:p>
    <w:p w:rsidR="00000000" w:rsidDel="00000000" w:rsidP="00000000" w:rsidRDefault="00000000" w:rsidRPr="00000000" w14:paraId="000000AC">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AD">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9.7. Non-Waiver of Rights.</w:t>
      </w:r>
      <w:r w:rsidDel="00000000" w:rsidR="00000000" w:rsidRPr="00000000">
        <w:rPr>
          <w:rFonts w:ascii="Roboto" w:cs="Roboto" w:eastAsia="Roboto" w:hAnsi="Roboto"/>
          <w:color w:val="0a0b0d"/>
          <w:sz w:val="20"/>
          <w:szCs w:val="20"/>
          <w:highlight w:val="white"/>
          <w:rtl w:val="0"/>
        </w:rPr>
        <w:t xml:space="preserve"> This Agreement shall not be construed to waive rights that cannot be waived under applicable law. In addition, our failure to insist upon or enforce strict performance by you of any provision of this Agreement or to exercise any right under this Agreement will not be construed as a waiver or relinquishment to any extent of our right to assert or rely upon any such provision or right in that particular instance or any subsequent instance.</w:t>
      </w:r>
    </w:p>
    <w:p w:rsidR="00000000" w:rsidDel="00000000" w:rsidP="00000000" w:rsidRDefault="00000000" w:rsidRPr="00000000" w14:paraId="000000AE">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AF">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9.8. Relationship of the Parties.</w:t>
      </w:r>
      <w:r w:rsidDel="00000000" w:rsidR="00000000" w:rsidRPr="00000000">
        <w:rPr>
          <w:rFonts w:ascii="Roboto" w:cs="Roboto" w:eastAsia="Roboto" w:hAnsi="Roboto"/>
          <w:color w:val="0a0b0d"/>
          <w:sz w:val="20"/>
          <w:szCs w:val="20"/>
          <w:highlight w:val="white"/>
          <w:rtl w:val="0"/>
        </w:rPr>
        <w:t xml:space="preserve"> Plutus is an independent contractor for all purposes of this Agreement. Nothing in this Agreement is intended to or shall operate to create a partnership, joint venture, employment, or agency relationship between you and Plutus.</w:t>
      </w:r>
    </w:p>
    <w:p w:rsidR="00000000" w:rsidDel="00000000" w:rsidP="00000000" w:rsidRDefault="00000000" w:rsidRPr="00000000" w14:paraId="000000B0">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B1">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B2">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B3">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_______________________________________________________________________________________________________</w:t>
      </w:r>
    </w:p>
    <w:p w:rsidR="00000000" w:rsidDel="00000000" w:rsidP="00000000" w:rsidRDefault="00000000" w:rsidRPr="00000000" w14:paraId="000000B4">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B5">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B6">
      <w:pPr>
        <w:shd w:fill="ffffff" w:val="clear"/>
        <w:jc w:val="both"/>
        <w:rPr>
          <w:rFonts w:ascii="Roboto" w:cs="Roboto" w:eastAsia="Roboto" w:hAnsi="Roboto"/>
          <w:b w:val="1"/>
          <w:bCs w:val="1"/>
          <w:color w:val="0a0b0d"/>
          <w:sz w:val="36"/>
          <w:szCs w:val="36"/>
          <w:highlight w:val="white"/>
        </w:rPr>
      </w:pPr>
      <w:r w:rsidDel="00000000" w:rsidR="00000000" w:rsidRPr="00000000">
        <w:rPr>
          <w:rFonts w:ascii="Roboto" w:cs="Roboto" w:eastAsia="Roboto" w:hAnsi="Roboto"/>
          <w:b w:val="1"/>
          <w:bCs w:val="1"/>
          <w:color w:val="0a0b0d"/>
          <w:sz w:val="36"/>
          <w:szCs w:val="36"/>
          <w:highlight w:val="white"/>
          <w:rtl w:val="0"/>
        </w:rPr>
        <w:t>APPENDIX 1: Verification Procedures and Limits</w:t>
      </w:r>
    </w:p>
    <w:p w:rsidR="00000000" w:rsidDel="00000000" w:rsidP="00000000" w:rsidRDefault="00000000" w:rsidRPr="00000000" w14:paraId="000000B7">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B8">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As a regulated financial service company operating in the U.S. we are required to identify users on the Plutus Platform. This ensures we remain in compliance with KYC/AML laws in the jurisdictions in which we operate, something that is necessary for us to be able to continue to offer the Services. Plutus collects and verifies information about you in order to: (i) protect Plutus and the community from fraudulent third parties; and (ii) to keep appropriate records of Plutus’s customers. Certain limits that Plutus may apply to your Plutus Account may be based on the identifying information and/or proof of identity you provide to Plutus.</w:t>
      </w:r>
    </w:p>
    <w:p w:rsidR="00000000" w:rsidDel="00000000" w:rsidP="00000000" w:rsidRDefault="00000000" w:rsidRPr="00000000" w14:paraId="000000B9">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BA">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All U.S. customers who wish to use the Services are required to establish an Plutus Account by:</w:t>
      </w:r>
    </w:p>
    <w:p w:rsidR="00000000" w:rsidDel="00000000" w:rsidP="00000000" w:rsidRDefault="00000000" w:rsidRPr="00000000" w14:paraId="000000BB">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BC">
      <w:pPr>
        <w:numPr>
          <w:ilvl w:val="0"/>
          <w:numId w:val="2"/>
        </w:numPr>
        <w:shd w:fill="ffffff" w:val="clear"/>
        <w:ind w:left="1440" w:hanging="720"/>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Providing your name and valid email address, a password and your state of residence;</w:t>
      </w:r>
    </w:p>
    <w:p w:rsidR="00000000" w:rsidDel="00000000" w:rsidP="00000000" w:rsidRDefault="00000000" w:rsidRPr="00000000" w14:paraId="000000BD">
      <w:pPr>
        <w:numPr>
          <w:ilvl w:val="0"/>
          <w:numId w:val="2"/>
        </w:numPr>
        <w:shd w:fill="ffffff" w:val="clear"/>
        <w:ind w:left="1440" w:hanging="720"/>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Certifying that you are 18 years or older;</w:t>
      </w:r>
    </w:p>
    <w:p w:rsidR="00000000" w:rsidDel="00000000" w:rsidP="00000000" w:rsidRDefault="00000000" w:rsidRPr="00000000" w14:paraId="000000BE">
      <w:pPr>
        <w:numPr>
          <w:ilvl w:val="0"/>
          <w:numId w:val="2"/>
        </w:numPr>
        <w:shd w:fill="ffffff" w:val="clear"/>
        <w:ind w:left="1440" w:hanging="720"/>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Accepting User Agreement and Privacy Policy; and </w:t>
      </w:r>
    </w:p>
    <w:p w:rsidR="00000000" w:rsidDel="00000000" w:rsidP="00000000" w:rsidRDefault="00000000" w:rsidRPr="00000000" w14:paraId="000000BF">
      <w:pPr>
        <w:numPr>
          <w:ilvl w:val="0"/>
          <w:numId w:val="2"/>
        </w:numPr>
        <w:shd w:fill="ffffff" w:val="clear"/>
        <w:ind w:left="1440" w:hanging="720"/>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Verifying your identity by submitting the following information:</w:t>
      </w:r>
    </w:p>
    <w:p w:rsidR="00000000" w:rsidDel="00000000" w:rsidP="00000000" w:rsidRDefault="00000000" w:rsidRPr="00000000" w14:paraId="000000C0">
      <w:pPr>
        <w:numPr>
          <w:ilvl w:val="1"/>
          <w:numId w:val="2"/>
        </w:numPr>
        <w:shd w:fill="ffffff" w:val="clear"/>
        <w:ind w:left="2160" w:hanging="360"/>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Name</w:t>
      </w:r>
    </w:p>
    <w:p w:rsidR="00000000" w:rsidDel="00000000" w:rsidP="00000000" w:rsidRDefault="00000000" w:rsidRPr="00000000" w14:paraId="000000C1">
      <w:pPr>
        <w:numPr>
          <w:ilvl w:val="1"/>
          <w:numId w:val="2"/>
        </w:numPr>
        <w:shd w:fill="ffffff" w:val="clear"/>
        <w:ind w:left="2160" w:hanging="360"/>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DOB</w:t>
      </w:r>
    </w:p>
    <w:p w:rsidR="00000000" w:rsidDel="00000000" w:rsidP="00000000" w:rsidRDefault="00000000" w:rsidRPr="00000000" w14:paraId="000000C2">
      <w:pPr>
        <w:numPr>
          <w:ilvl w:val="1"/>
          <w:numId w:val="2"/>
        </w:numPr>
        <w:shd w:fill="ffffff" w:val="clear"/>
        <w:ind w:left="2160" w:hanging="360"/>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Physical address</w:t>
      </w:r>
    </w:p>
    <w:p w:rsidR="00000000" w:rsidDel="00000000" w:rsidP="00000000" w:rsidRDefault="00000000" w:rsidRPr="00000000" w14:paraId="000000C3">
      <w:pPr>
        <w:numPr>
          <w:ilvl w:val="1"/>
          <w:numId w:val="2"/>
        </w:numPr>
        <w:shd w:fill="ffffff" w:val="clear"/>
        <w:ind w:left="2160" w:hanging="360"/>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SSN (or ID # from gov’t issued ID)</w:t>
      </w:r>
    </w:p>
    <w:p w:rsidR="00000000" w:rsidDel="00000000" w:rsidP="00000000" w:rsidRDefault="00000000" w:rsidRPr="00000000" w14:paraId="000000C4">
      <w:pPr>
        <w:numPr>
          <w:ilvl w:val="1"/>
          <w:numId w:val="2"/>
        </w:numPr>
        <w:shd w:fill="ffffff" w:val="clear"/>
        <w:ind w:left="2160" w:hanging="360"/>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Source of funds</w:t>
      </w:r>
    </w:p>
    <w:p w:rsidR="00000000" w:rsidDel="00000000" w:rsidP="00000000" w:rsidRDefault="00000000" w:rsidRPr="00000000" w14:paraId="000000C5">
      <w:pPr>
        <w:numPr>
          <w:ilvl w:val="1"/>
          <w:numId w:val="2"/>
        </w:numPr>
        <w:shd w:fill="ffffff" w:val="clear"/>
        <w:ind w:left="2160" w:hanging="360"/>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Income/employment information (US only)</w:t>
      </w:r>
    </w:p>
    <w:p w:rsidR="00000000" w:rsidDel="00000000" w:rsidP="00000000" w:rsidRDefault="00000000" w:rsidRPr="00000000" w14:paraId="000000C6">
      <w:pPr>
        <w:numPr>
          <w:ilvl w:val="1"/>
          <w:numId w:val="2"/>
        </w:numPr>
        <w:shd w:fill="ffffff" w:val="clear"/>
        <w:ind w:left="2160" w:hanging="360"/>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Explanation of activity (US only)</w:t>
      </w:r>
    </w:p>
    <w:p w:rsidR="00000000" w:rsidDel="00000000" w:rsidP="00000000" w:rsidRDefault="00000000" w:rsidRPr="00000000" w14:paraId="000000C7">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C8">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All U.S. customers who wish to purchase or deposit Supported Digital Assets on to the blockchain are required to </w:t>
      </w:r>
    </w:p>
    <w:p w:rsidR="00000000" w:rsidDel="00000000" w:rsidP="00000000" w:rsidRDefault="00000000" w:rsidRPr="00000000" w14:paraId="000000C9">
      <w:pPr>
        <w:numPr>
          <w:ilvl w:val="0"/>
          <w:numId w:val="2"/>
        </w:numPr>
        <w:shd w:fill="ffffff" w:val="clear"/>
        <w:ind w:left="1440" w:hanging="720"/>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Submit a copy of an acceptable form of identification (e.g., passport, state driver’s license, or state identification card); and</w:t>
      </w:r>
    </w:p>
    <w:p w:rsidR="00000000" w:rsidDel="00000000" w:rsidP="00000000" w:rsidRDefault="00000000" w:rsidRPr="00000000" w14:paraId="000000CA">
      <w:pPr>
        <w:numPr>
          <w:ilvl w:val="0"/>
          <w:numId w:val="2"/>
        </w:numPr>
        <w:shd w:fill="ffffff" w:val="clear"/>
        <w:ind w:left="1440" w:hanging="720"/>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Submit a picture of yourself or a selfie from your webcam or mobile phone</w:t>
      </w:r>
    </w:p>
    <w:p w:rsidR="00000000" w:rsidDel="00000000" w:rsidP="00000000" w:rsidRDefault="00000000" w:rsidRPr="00000000" w14:paraId="000000CB">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CC">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Notwithstanding these minimum verification procedures for the Services referenced, Plutus may require you to provide or verify additional information, or to wait some amount of time after completion of a transaction, before permitting you to use any Services and/or before permitting you to engage in transactions beyond certain transaction limits.  You may contact us at </w:t>
      </w:r>
      <w:hyperlink r:id="rId21">
        <w:r w:rsidDel="00000000" w:rsidR="00000000" w:rsidRPr="00000000">
          <w:rPr>
            <w:rFonts w:ascii="Roboto" w:cs="Roboto" w:eastAsia="Roboto" w:hAnsi="Roboto"/>
            <w:color w:val="1155cc"/>
            <w:sz w:val="20"/>
            <w:szCs w:val="20"/>
            <w:highlight w:val="white"/>
            <w:u w:val="single"/>
            <w:rtl w:val="0"/>
          </w:rPr>
          <w:t xml:space="preserve">https://support.abra.com/hc/en-us</w:t>
        </w:r>
      </w:hyperlink>
      <w:r w:rsidDel="00000000" w:rsidR="00000000" w:rsidRPr="00000000">
        <w:rPr>
          <w:rFonts w:ascii="Roboto" w:cs="Roboto" w:eastAsia="Roboto" w:hAnsi="Roboto"/>
          <w:color w:val="0a0b0d"/>
          <w:sz w:val="20"/>
          <w:szCs w:val="20"/>
          <w:highlight w:val="white"/>
          <w:rtl w:val="0"/>
        </w:rPr>
        <w:t xml:space="preserve"> to request larger transaction limits. Plutus will require you to provide or verify additional information. Additional fees and costs may apply, and Plutus does not guarantee that we will raise your transaction limits.</w:t>
      </w:r>
    </w:p>
    <w:p w:rsidR="00000000" w:rsidDel="00000000" w:rsidP="00000000" w:rsidRDefault="00000000" w:rsidRPr="00000000" w14:paraId="000000CD">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CE">
      <w:pPr>
        <w:shd w:fill="ffffff" w:val="clear"/>
        <w:jc w:val="both"/>
        <w:rPr>
          <w:rFonts w:ascii="Roboto" w:cs="Roboto" w:eastAsia="Roboto" w:hAnsi="Roboto"/>
          <w:b w:val="1"/>
          <w:bCs w:val="1"/>
          <w:color w:val="0a0b0d"/>
          <w:sz w:val="36"/>
          <w:szCs w:val="36"/>
          <w:highlight w:val="white"/>
        </w:rPr>
      </w:pPr>
      <w:r w:rsidDel="00000000" w:rsidR="00000000" w:rsidRPr="00000000">
        <w:rPr>
          <w:rFonts w:ascii="Roboto" w:cs="Roboto" w:eastAsia="Roboto" w:hAnsi="Roboto"/>
          <w:b w:val="1"/>
          <w:bCs w:val="1"/>
          <w:color w:val="0a0b0d"/>
          <w:sz w:val="36"/>
          <w:szCs w:val="36"/>
          <w:highlight w:val="white"/>
          <w:rtl w:val="0"/>
        </w:rPr>
        <w:t>APPENDIX 2: E-Sign Disclosure and Consent</w:t>
      </w:r>
    </w:p>
    <w:p w:rsidR="00000000" w:rsidDel="00000000" w:rsidP="00000000" w:rsidRDefault="00000000" w:rsidRPr="00000000" w14:paraId="000000CF">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D0">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This policy (“</w:t>
      </w:r>
      <w:r w:rsidDel="00000000" w:rsidR="00000000" w:rsidRPr="00000000">
        <w:rPr>
          <w:rFonts w:ascii="Roboto" w:cs="Roboto" w:eastAsia="Roboto" w:hAnsi="Roboto"/>
          <w:b w:val="1"/>
          <w:bCs w:val="1"/>
          <w:color w:val="0a0b0d"/>
          <w:sz w:val="20"/>
          <w:szCs w:val="20"/>
          <w:highlight w:val="white"/>
          <w:rtl w:val="0"/>
        </w:rPr>
        <w:t>E-Sign Disclosure and Consent Policy</w:t>
      </w:r>
      <w:r w:rsidDel="00000000" w:rsidR="00000000" w:rsidRPr="00000000">
        <w:rPr>
          <w:rFonts w:ascii="Roboto" w:cs="Roboto" w:eastAsia="Roboto" w:hAnsi="Roboto"/>
          <w:color w:val="0a0b0d"/>
          <w:sz w:val="20"/>
          <w:szCs w:val="20"/>
          <w:highlight w:val="white"/>
          <w:rtl w:val="0"/>
        </w:rPr>
        <w:t>”) describes how Plutus delivers communications to you electronically. We may amend this policy at any time by providing a reversion version on the Plutus Platform. The revised E-Sign Disclosure and Consent Policy will be effective at the time we post it on the Plutus Platform. We will provide you with notice of any material changes via the Plutus Platform.</w:t>
      </w:r>
    </w:p>
    <w:p w:rsidR="00000000" w:rsidDel="00000000" w:rsidP="00000000" w:rsidRDefault="00000000" w:rsidRPr="00000000" w14:paraId="000000D1">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D2">
      <w:pPr>
        <w:shd w:fill="ffffff" w:val="clear"/>
        <w:jc w:val="both"/>
        <w:rPr>
          <w:rFonts w:ascii="Roboto" w:cs="Roboto" w:eastAsia="Roboto" w:hAnsi="Roboto"/>
          <w:b w:val="1"/>
          <w:bCs w:val="1"/>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Electronic Delivery of Communications</w:t>
      </w:r>
    </w:p>
    <w:p w:rsidR="00000000" w:rsidDel="00000000" w:rsidP="00000000" w:rsidRDefault="00000000" w:rsidRPr="00000000" w14:paraId="000000D3">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D4">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You agree and consent to receive electronically all communications, agreements, documents, notices and disclosures (collectively, "</w:t>
      </w:r>
      <w:r w:rsidDel="00000000" w:rsidR="00000000" w:rsidRPr="00000000">
        <w:rPr>
          <w:rFonts w:ascii="Roboto" w:cs="Roboto" w:eastAsia="Roboto" w:hAnsi="Roboto"/>
          <w:b w:val="1"/>
          <w:bCs w:val="1"/>
          <w:color w:val="0a0b0d"/>
          <w:sz w:val="20"/>
          <w:szCs w:val="20"/>
          <w:highlight w:val="white"/>
          <w:rtl w:val="0"/>
        </w:rPr>
        <w:t>Communications</w:t>
      </w:r>
      <w:r w:rsidDel="00000000" w:rsidR="00000000" w:rsidRPr="00000000">
        <w:rPr>
          <w:rFonts w:ascii="Roboto" w:cs="Roboto" w:eastAsia="Roboto" w:hAnsi="Roboto"/>
          <w:color w:val="0a0b0d"/>
          <w:sz w:val="20"/>
          <w:szCs w:val="20"/>
          <w:highlight w:val="white"/>
          <w:rtl w:val="0"/>
        </w:rPr>
        <w:t>") that we provide in connection with your Plutus Account and your use of the Services. Communications include:</w:t>
      </w:r>
    </w:p>
    <w:p w:rsidR="00000000" w:rsidDel="00000000" w:rsidP="00000000" w:rsidRDefault="00000000" w:rsidRPr="00000000" w14:paraId="000000D5">
      <w:pPr>
        <w:numPr>
          <w:ilvl w:val="0"/>
          <w:numId w:val="4"/>
        </w:numPr>
        <w:shd w:fill="ffffff" w:val="clear"/>
        <w:ind w:left="720" w:hanging="360"/>
        <w:jc w:val="both"/>
        <w:rPr>
          <w:rFonts w:ascii="Roboto" w:cs="Roboto" w:eastAsia="Roboto" w:hAnsi="Roboto"/>
          <w:sz w:val="20"/>
          <w:szCs w:val="20"/>
        </w:rPr>
      </w:pPr>
      <w:r w:rsidDel="00000000" w:rsidR="00000000" w:rsidRPr="00000000">
        <w:rPr>
          <w:rFonts w:ascii="Roboto" w:cs="Roboto" w:eastAsia="Roboto" w:hAnsi="Roboto"/>
          <w:color w:val="0a0b0d"/>
          <w:sz w:val="20"/>
          <w:szCs w:val="20"/>
          <w:highlight w:val="white"/>
          <w:rtl w:val="0"/>
        </w:rPr>
        <w:t>Terms of use and policies you agree to (e.g., User Agreement and Privacy Policy), including updates to these agreements or policies;</w:t>
      </w:r>
      <w:r w:rsidDel="00000000" w:rsidR="00000000" w:rsidRPr="00000000">
        <w:rPr>
          <w:rtl w:val="0"/>
        </w:rPr>
      </w:r>
    </w:p>
    <w:p w:rsidR="00000000" w:rsidDel="00000000" w:rsidP="00000000" w:rsidRDefault="00000000" w:rsidRPr="00000000" w14:paraId="000000D6">
      <w:pPr>
        <w:numPr>
          <w:ilvl w:val="0"/>
          <w:numId w:val="4"/>
        </w:numPr>
        <w:shd w:fill="ffffff" w:val="clear"/>
        <w:ind w:left="720" w:hanging="360"/>
        <w:jc w:val="both"/>
        <w:rPr>
          <w:rFonts w:ascii="Roboto" w:cs="Roboto" w:eastAsia="Roboto" w:hAnsi="Roboto"/>
          <w:sz w:val="20"/>
          <w:szCs w:val="20"/>
        </w:rPr>
      </w:pPr>
      <w:r w:rsidDel="00000000" w:rsidR="00000000" w:rsidRPr="00000000">
        <w:rPr>
          <w:rFonts w:ascii="Roboto" w:cs="Roboto" w:eastAsia="Roboto" w:hAnsi="Roboto"/>
          <w:color w:val="0a0b0d"/>
          <w:sz w:val="20"/>
          <w:szCs w:val="20"/>
          <w:highlight w:val="white"/>
          <w:rtl w:val="0"/>
        </w:rPr>
        <w:t>Account details, history, transaction receipts, confirmations, and any other Plutus Account or transaction information;</w:t>
      </w:r>
      <w:r w:rsidDel="00000000" w:rsidR="00000000" w:rsidRPr="00000000">
        <w:rPr>
          <w:rtl w:val="0"/>
        </w:rPr>
      </w:r>
    </w:p>
    <w:p w:rsidR="00000000" w:rsidDel="00000000" w:rsidP="00000000" w:rsidRDefault="00000000" w:rsidRPr="00000000" w14:paraId="000000D7">
      <w:pPr>
        <w:numPr>
          <w:ilvl w:val="0"/>
          <w:numId w:val="4"/>
        </w:numPr>
        <w:shd w:fill="ffffff" w:val="clear"/>
        <w:ind w:left="720" w:hanging="360"/>
        <w:jc w:val="both"/>
        <w:rPr>
          <w:rFonts w:ascii="Roboto" w:cs="Roboto" w:eastAsia="Roboto" w:hAnsi="Roboto"/>
          <w:sz w:val="20"/>
          <w:szCs w:val="20"/>
        </w:rPr>
      </w:pPr>
      <w:r w:rsidDel="00000000" w:rsidR="00000000" w:rsidRPr="00000000">
        <w:rPr>
          <w:rFonts w:ascii="Roboto" w:cs="Roboto" w:eastAsia="Roboto" w:hAnsi="Roboto"/>
          <w:color w:val="0a0b0d"/>
          <w:sz w:val="20"/>
          <w:szCs w:val="20"/>
          <w:highlight w:val="white"/>
          <w:rtl w:val="0"/>
        </w:rPr>
        <w:t>Legal, regulatory, and tax disclosures or statements we may be required to make available to you; and</w:t>
      </w:r>
      <w:r w:rsidDel="00000000" w:rsidR="00000000" w:rsidRPr="00000000">
        <w:rPr>
          <w:rtl w:val="0"/>
        </w:rPr>
      </w:r>
    </w:p>
    <w:p w:rsidR="00000000" w:rsidDel="00000000" w:rsidP="00000000" w:rsidRDefault="00000000" w:rsidRPr="00000000" w14:paraId="000000D8">
      <w:pPr>
        <w:numPr>
          <w:ilvl w:val="0"/>
          <w:numId w:val="4"/>
        </w:numPr>
        <w:shd w:fill="ffffff" w:val="clear"/>
        <w:ind w:left="720" w:hanging="360"/>
        <w:jc w:val="both"/>
        <w:rPr>
          <w:rFonts w:ascii="Roboto" w:cs="Roboto" w:eastAsia="Roboto" w:hAnsi="Roboto"/>
          <w:sz w:val="20"/>
          <w:szCs w:val="20"/>
        </w:rPr>
      </w:pPr>
      <w:r w:rsidDel="00000000" w:rsidR="00000000" w:rsidRPr="00000000">
        <w:rPr>
          <w:rFonts w:ascii="Roboto" w:cs="Roboto" w:eastAsia="Roboto" w:hAnsi="Roboto"/>
          <w:color w:val="0a0b0d"/>
          <w:sz w:val="20"/>
          <w:szCs w:val="20"/>
          <w:highlight w:val="white"/>
          <w:rtl w:val="0"/>
        </w:rPr>
        <w:t>Responses to claims or Customer Support inquiries filed in connection with your Plutus Account.</w:t>
      </w:r>
      <w:r w:rsidDel="00000000" w:rsidR="00000000" w:rsidRPr="00000000">
        <w:rPr>
          <w:rtl w:val="0"/>
        </w:rPr>
      </w:r>
    </w:p>
    <w:p w:rsidR="00000000" w:rsidDel="00000000" w:rsidP="00000000" w:rsidRDefault="00000000" w:rsidRPr="00000000" w14:paraId="000000D9">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DA">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We will provide these Communications to you by posting them on the Plutus Platform, emailing them to you at the primary email address listed in your Plutus Account, and/or through other electronic communication such as text message or mobile push notification.</w:t>
      </w:r>
    </w:p>
    <w:p w:rsidR="00000000" w:rsidDel="00000000" w:rsidP="00000000" w:rsidRDefault="00000000" w:rsidRPr="00000000" w14:paraId="000000DB">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DC">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How to Withdraw Your Consent</w:t>
      </w:r>
      <w:r w:rsidDel="00000000" w:rsidR="00000000" w:rsidRPr="00000000">
        <w:rPr>
          <w:rtl w:val="0"/>
        </w:rPr>
      </w:r>
    </w:p>
    <w:p w:rsidR="00000000" w:rsidDel="00000000" w:rsidP="00000000" w:rsidRDefault="00000000" w:rsidRPr="00000000" w14:paraId="000000DD">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DE">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You may withdraw your consent to receive Communications electronically by contacting us at </w:t>
      </w:r>
      <w:hyperlink r:id="rId22">
        <w:r w:rsidDel="00000000" w:rsidR="00000000" w:rsidRPr="00000000">
          <w:rPr>
            <w:rFonts w:ascii="Roboto" w:cs="Roboto" w:eastAsia="Roboto" w:hAnsi="Roboto"/>
            <w:color w:val="1155cc"/>
            <w:sz w:val="20"/>
            <w:szCs w:val="20"/>
            <w:highlight w:val="white"/>
            <w:u w:val="single"/>
            <w:rtl w:val="0"/>
          </w:rPr>
          <w:t xml:space="preserve">https://support.abra.com/hc/en-us</w:t>
        </w:r>
      </w:hyperlink>
      <w:r w:rsidDel="00000000" w:rsidR="00000000" w:rsidRPr="00000000">
        <w:rPr>
          <w:rFonts w:ascii="Roboto" w:cs="Roboto" w:eastAsia="Roboto" w:hAnsi="Roboto"/>
          <w:color w:val="0a0b0d"/>
          <w:sz w:val="20"/>
          <w:szCs w:val="20"/>
          <w:highlight w:val="white"/>
          <w:rtl w:val="0"/>
        </w:rPr>
        <w:t>. If you fail to provide your consent, or if you withdraw your consent to receive Communications electronically, Plutus reserves the right to immediately close your Plutus Account or charge you additional fees for paper copies.</w:t>
      </w:r>
    </w:p>
    <w:p w:rsidR="00000000" w:rsidDel="00000000" w:rsidP="00000000" w:rsidRDefault="00000000" w:rsidRPr="00000000" w14:paraId="000000DF">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E0">
      <w:pPr>
        <w:shd w:fill="ffffff" w:val="clear"/>
        <w:jc w:val="both"/>
        <w:rPr>
          <w:rFonts w:ascii="Roboto" w:cs="Roboto" w:eastAsia="Roboto" w:hAnsi="Roboto"/>
          <w:b w:val="1"/>
          <w:bCs w:val="1"/>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Updating your Information</w:t>
      </w:r>
    </w:p>
    <w:p w:rsidR="00000000" w:rsidDel="00000000" w:rsidP="00000000" w:rsidRDefault="00000000" w:rsidRPr="00000000" w14:paraId="000000E1">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E2">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It is your responsibility to provide us with a true, accurate and complete email address and your contact information, and to keep such information up to date. You understand and agree that if Plutus sends you an electronic Communication but you do not receive it because your primary email address on file is incorrect, out of date, blocked by your service provider, or you are otherwise unable to receive electronic Communications, Plutus will be deemed to have provided the Communication to you.</w:t>
      </w:r>
    </w:p>
    <w:p w:rsidR="00000000" w:rsidDel="00000000" w:rsidP="00000000" w:rsidRDefault="00000000" w:rsidRPr="00000000" w14:paraId="000000E3">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E4">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You may update your information by logging into your Plutus Account and visiting settings or by contacting our Customer Support team at </w:t>
      </w:r>
      <w:hyperlink r:id="rId23">
        <w:r w:rsidDel="00000000" w:rsidR="00000000" w:rsidRPr="00000000">
          <w:rPr>
            <w:rFonts w:ascii="Roboto" w:cs="Roboto" w:eastAsia="Roboto" w:hAnsi="Roboto"/>
            <w:color w:val="1155cc"/>
            <w:sz w:val="20"/>
            <w:szCs w:val="20"/>
            <w:highlight w:val="white"/>
            <w:u w:val="single"/>
            <w:rtl w:val="0"/>
          </w:rPr>
          <w:t xml:space="preserve">https://support.abra.com/hc/en-us</w:t>
        </w:r>
      </w:hyperlink>
      <w:r w:rsidDel="00000000" w:rsidR="00000000" w:rsidRPr="00000000">
        <w:rPr>
          <w:rFonts w:ascii="Roboto" w:cs="Roboto" w:eastAsia="Roboto" w:hAnsi="Roboto"/>
          <w:color w:val="0a0b0d"/>
          <w:sz w:val="20"/>
          <w:szCs w:val="20"/>
          <w:highlight w:val="white"/>
          <w:rtl w:val="0"/>
        </w:rPr>
        <w:t>.</w:t>
      </w:r>
    </w:p>
    <w:p w:rsidR="00000000" w:rsidDel="00000000" w:rsidP="00000000" w:rsidRDefault="00000000" w:rsidRPr="00000000" w14:paraId="000000E5">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E6">
      <w:pPr>
        <w:shd w:fill="ffffff" w:val="clear"/>
        <w:jc w:val="both"/>
        <w:rPr>
          <w:rFonts w:ascii="Roboto" w:cs="Roboto" w:eastAsia="Roboto" w:hAnsi="Roboto"/>
          <w:b w:val="1"/>
          <w:bCs w:val="1"/>
          <w:color w:val="0a0b0d"/>
          <w:sz w:val="36"/>
          <w:szCs w:val="36"/>
          <w:highlight w:val="white"/>
        </w:rPr>
      </w:pPr>
      <w:r w:rsidDel="00000000" w:rsidR="00000000" w:rsidRPr="00000000">
        <w:rPr>
          <w:rFonts w:ascii="Roboto" w:cs="Roboto" w:eastAsia="Roboto" w:hAnsi="Roboto"/>
          <w:b w:val="1"/>
          <w:bCs w:val="1"/>
          <w:color w:val="0a0b0d"/>
          <w:sz w:val="36"/>
          <w:szCs w:val="36"/>
          <w:highlight w:val="white"/>
          <w:rtl w:val="0"/>
        </w:rPr>
        <w:t>APPENDIX 3: Prohibited Use Policy</w:t>
      </w:r>
    </w:p>
    <w:p w:rsidR="00000000" w:rsidDel="00000000" w:rsidP="00000000" w:rsidRDefault="00000000" w:rsidRPr="00000000" w14:paraId="000000E7">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E8">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This policy (“</w:t>
      </w:r>
      <w:r w:rsidDel="00000000" w:rsidR="00000000" w:rsidRPr="00000000">
        <w:rPr>
          <w:rFonts w:ascii="Roboto" w:cs="Roboto" w:eastAsia="Roboto" w:hAnsi="Roboto"/>
          <w:b w:val="1"/>
          <w:bCs w:val="1"/>
          <w:color w:val="0a0b0d"/>
          <w:sz w:val="20"/>
          <w:szCs w:val="20"/>
          <w:highlight w:val="white"/>
          <w:rtl w:val="0"/>
        </w:rPr>
        <w:t>Prohibited Use Policy</w:t>
      </w:r>
      <w:r w:rsidDel="00000000" w:rsidR="00000000" w:rsidRPr="00000000">
        <w:rPr>
          <w:rFonts w:ascii="Roboto" w:cs="Roboto" w:eastAsia="Roboto" w:hAnsi="Roboto"/>
          <w:color w:val="0a0b0d"/>
          <w:sz w:val="20"/>
          <w:szCs w:val="20"/>
          <w:highlight w:val="white"/>
          <w:rtl w:val="0"/>
        </w:rPr>
        <w:t>”) describes the user conduct that is prohibited on the Plutus Platform.</w:t>
      </w:r>
    </w:p>
    <w:p w:rsidR="00000000" w:rsidDel="00000000" w:rsidP="00000000" w:rsidRDefault="00000000" w:rsidRPr="00000000" w14:paraId="000000E9">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EA">
      <w:pPr>
        <w:shd w:fill="ffffff" w:val="clear"/>
        <w:jc w:val="both"/>
        <w:rPr>
          <w:rFonts w:ascii="Roboto" w:cs="Roboto" w:eastAsia="Roboto" w:hAnsi="Roboto"/>
          <w:b w:val="1"/>
          <w:bCs w:val="1"/>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What type of activity is prohibited?</w:t>
      </w:r>
    </w:p>
    <w:p w:rsidR="00000000" w:rsidDel="00000000" w:rsidP="00000000" w:rsidRDefault="00000000" w:rsidRPr="00000000" w14:paraId="000000EB">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EC">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You may not use your Plutus Account to engage in or help facilitate in the following categories of activities:</w:t>
      </w:r>
    </w:p>
    <w:p w:rsidR="00000000" w:rsidDel="00000000" w:rsidP="00000000" w:rsidRDefault="00000000" w:rsidRPr="00000000" w14:paraId="000000ED">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EE">
      <w:pPr>
        <w:numPr>
          <w:ilvl w:val="0"/>
          <w:numId w:val="3"/>
        </w:numPr>
        <w:shd w:fill="ffffff" w:val="clear"/>
        <w:ind w:left="720" w:hanging="360"/>
        <w:jc w:val="both"/>
        <w:rPr>
          <w:rFonts w:ascii="Roboto" w:cs="Roboto" w:eastAsia="Roboto" w:hAnsi="Roboto"/>
          <w:sz w:val="20"/>
          <w:szCs w:val="20"/>
        </w:rPr>
      </w:pPr>
      <w:r w:rsidDel="00000000" w:rsidR="00000000" w:rsidRPr="00000000">
        <w:rPr>
          <w:rFonts w:ascii="Roboto" w:cs="Roboto" w:eastAsia="Roboto" w:hAnsi="Roboto"/>
          <w:b w:val="1"/>
          <w:bCs w:val="1"/>
          <w:color w:val="0a0b0d"/>
          <w:sz w:val="20"/>
          <w:szCs w:val="20"/>
          <w:highlight w:val="white"/>
          <w:rtl w:val="0"/>
        </w:rPr>
        <w:t xml:space="preserve">Unlawful Activity: </w:t>
      </w:r>
      <w:r w:rsidDel="00000000" w:rsidR="00000000" w:rsidRPr="00000000">
        <w:rPr>
          <w:rFonts w:ascii="Roboto" w:cs="Roboto" w:eastAsia="Roboto" w:hAnsi="Roboto"/>
          <w:color w:val="0a0b0d"/>
          <w:sz w:val="20"/>
          <w:szCs w:val="20"/>
          <w:highlight w:val="white"/>
          <w:rtl w:val="0"/>
        </w:rPr>
        <w:t>Activity which would violate, or assist in violation of, any law, statute, ordinance, regulation, or sanctions programs administered in the countries where Plutus conducts business, including but not limited to the U.S. Department of Treasury's Office of Foreign Assets Control ("OFAC"), or which would involve proceeds of any unlawful activity; publishing, distributing or disseminating any unlawful material or information.</w:t>
      </w:r>
      <w:r w:rsidDel="00000000" w:rsidR="00000000" w:rsidRPr="00000000">
        <w:rPr>
          <w:rtl w:val="0"/>
        </w:rPr>
      </w:r>
    </w:p>
    <w:p w:rsidR="00000000" w:rsidDel="00000000" w:rsidP="00000000" w:rsidRDefault="00000000" w:rsidRPr="00000000" w14:paraId="000000EF">
      <w:pPr>
        <w:shd w:fill="ffffff" w:val="clear"/>
        <w:ind w:left="720" w:firstLine="0"/>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F0">
      <w:pPr>
        <w:numPr>
          <w:ilvl w:val="0"/>
          <w:numId w:val="3"/>
        </w:numPr>
        <w:shd w:fill="ffffff" w:val="clear"/>
        <w:ind w:left="720" w:hanging="360"/>
        <w:jc w:val="both"/>
        <w:rPr>
          <w:rFonts w:ascii="Roboto" w:cs="Roboto" w:eastAsia="Roboto" w:hAnsi="Roboto"/>
          <w:sz w:val="20"/>
          <w:szCs w:val="20"/>
        </w:rPr>
      </w:pPr>
      <w:r w:rsidDel="00000000" w:rsidR="00000000" w:rsidRPr="00000000">
        <w:rPr>
          <w:rFonts w:ascii="Roboto" w:cs="Roboto" w:eastAsia="Roboto" w:hAnsi="Roboto"/>
          <w:b w:val="1"/>
          <w:bCs w:val="1"/>
          <w:color w:val="0a0b0d"/>
          <w:sz w:val="20"/>
          <w:szCs w:val="20"/>
          <w:highlight w:val="white"/>
          <w:rtl w:val="0"/>
        </w:rPr>
        <w:t xml:space="preserve">Abusive Activity: </w:t>
      </w:r>
      <w:r w:rsidDel="00000000" w:rsidR="00000000" w:rsidRPr="00000000">
        <w:rPr>
          <w:rFonts w:ascii="Roboto" w:cs="Roboto" w:eastAsia="Roboto" w:hAnsi="Roboto"/>
          <w:color w:val="0a0b0d"/>
          <w:sz w:val="20"/>
          <w:szCs w:val="20"/>
          <w:highlight w:val="white"/>
          <w:rtl w:val="0"/>
        </w:rPr>
        <w:t>Actions which impose an unreasonable or disproportionately large load on our infrastructure, or detrimentally interfere with, intercept, or expropriate any system, data, or information; transmit or upload any material to the Plutus Platform that contains viruses, trojan horses, worms, or any other harmful or deleterious programs; attempt to gain unauthorized access to the Plutus Platform, other Plutus Accounts, computer systems or networks connected to the Plutus Platform, through password mining or any other means; use Plutus Account information of a third party to access or use the Plutus Platform, except in the case of specific merchants and/or applications which are specifically authorized by a user to access such user's Plutus Platform and information; or transfer your account access or rights to your account to a third party, unless by operation of law or with the prior written consent of Plutus.</w:t>
      </w:r>
      <w:r w:rsidDel="00000000" w:rsidR="00000000" w:rsidRPr="00000000">
        <w:rPr>
          <w:rtl w:val="0"/>
        </w:rPr>
      </w:r>
    </w:p>
    <w:p w:rsidR="00000000" w:rsidDel="00000000" w:rsidP="00000000" w:rsidRDefault="00000000" w:rsidRPr="00000000" w14:paraId="000000F1">
      <w:pPr>
        <w:shd w:fill="ffffff" w:val="clear"/>
        <w:ind w:left="720" w:firstLine="0"/>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F2">
      <w:pPr>
        <w:numPr>
          <w:ilvl w:val="0"/>
          <w:numId w:val="3"/>
        </w:numPr>
        <w:shd w:fill="ffffff" w:val="clear"/>
        <w:ind w:left="720" w:hanging="360"/>
        <w:jc w:val="both"/>
        <w:rPr>
          <w:rFonts w:ascii="Roboto" w:cs="Roboto" w:eastAsia="Roboto" w:hAnsi="Roboto"/>
          <w:sz w:val="20"/>
          <w:szCs w:val="20"/>
        </w:rPr>
      </w:pPr>
      <w:r w:rsidDel="00000000" w:rsidR="00000000" w:rsidRPr="00000000">
        <w:rPr>
          <w:rFonts w:ascii="Roboto" w:cs="Roboto" w:eastAsia="Roboto" w:hAnsi="Roboto"/>
          <w:b w:val="1"/>
          <w:bCs w:val="1"/>
          <w:color w:val="0a0b0d"/>
          <w:sz w:val="20"/>
          <w:szCs w:val="20"/>
          <w:highlight w:val="white"/>
          <w:rtl w:val="0"/>
        </w:rPr>
        <w:t>Abuse Other Users:</w:t>
      </w:r>
      <w:r w:rsidDel="00000000" w:rsidR="00000000" w:rsidRPr="00000000">
        <w:rPr>
          <w:rFonts w:ascii="Roboto" w:cs="Roboto" w:eastAsia="Roboto" w:hAnsi="Roboto"/>
          <w:color w:val="0a0b0d"/>
          <w:sz w:val="20"/>
          <w:szCs w:val="20"/>
          <w:highlight w:val="white"/>
          <w:rtl w:val="0"/>
        </w:rPr>
        <w:t xml:space="preserve"> Interfere with another individual’s or entity's access to or use of any Services; defame, abuse, extort, harass, stalk, threaten or otherwise violate or infringe the legal rights (such as, but not limited to, rights of privacy, publicity and intellectual property) of others; harvest or otherwise collect information from the Plutus Platform about others, including without limitation email addresses, without proper consent.</w:t>
      </w:r>
      <w:r w:rsidDel="00000000" w:rsidR="00000000" w:rsidRPr="00000000">
        <w:rPr>
          <w:rtl w:val="0"/>
        </w:rPr>
      </w:r>
    </w:p>
    <w:p w:rsidR="00000000" w:rsidDel="00000000" w:rsidP="00000000" w:rsidRDefault="00000000" w:rsidRPr="00000000" w14:paraId="000000F3">
      <w:pPr>
        <w:shd w:fill="ffffff" w:val="clear"/>
        <w:ind w:left="720" w:firstLine="0"/>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F4">
      <w:pPr>
        <w:numPr>
          <w:ilvl w:val="0"/>
          <w:numId w:val="3"/>
        </w:numPr>
        <w:shd w:fill="ffffff" w:val="clear"/>
        <w:ind w:left="720" w:hanging="360"/>
        <w:jc w:val="both"/>
        <w:rPr>
          <w:rFonts w:ascii="Roboto" w:cs="Roboto" w:eastAsia="Roboto" w:hAnsi="Roboto"/>
          <w:sz w:val="20"/>
          <w:szCs w:val="20"/>
        </w:rPr>
      </w:pPr>
      <w:r w:rsidDel="00000000" w:rsidR="00000000" w:rsidRPr="00000000">
        <w:rPr>
          <w:rFonts w:ascii="Roboto" w:cs="Roboto" w:eastAsia="Roboto" w:hAnsi="Roboto"/>
          <w:b w:val="1"/>
          <w:bCs w:val="1"/>
          <w:color w:val="0a0b0d"/>
          <w:sz w:val="20"/>
          <w:szCs w:val="20"/>
          <w:highlight w:val="white"/>
          <w:rtl w:val="0"/>
        </w:rPr>
        <w:t>Fraud:</w:t>
      </w:r>
      <w:r w:rsidDel="00000000" w:rsidR="00000000" w:rsidRPr="00000000">
        <w:rPr>
          <w:rFonts w:ascii="Roboto" w:cs="Roboto" w:eastAsia="Roboto" w:hAnsi="Roboto"/>
          <w:color w:val="0a0b0d"/>
          <w:sz w:val="20"/>
          <w:szCs w:val="20"/>
          <w:highlight w:val="white"/>
          <w:rtl w:val="0"/>
        </w:rPr>
        <w:t xml:space="preserve"> Activity which operates to defraud Plutus, Plutus users, or any other third party; provide any false, inaccurate, or misleading information to Plutus or any third party that Plutus works with to provide the Services.</w:t>
      </w:r>
      <w:r w:rsidDel="00000000" w:rsidR="00000000" w:rsidRPr="00000000">
        <w:rPr>
          <w:rtl w:val="0"/>
        </w:rPr>
      </w:r>
    </w:p>
    <w:p w:rsidR="00000000" w:rsidDel="00000000" w:rsidP="00000000" w:rsidRDefault="00000000" w:rsidRPr="00000000" w14:paraId="000000F5">
      <w:pPr>
        <w:shd w:fill="ffffff" w:val="clear"/>
        <w:ind w:left="720" w:firstLine="0"/>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F6">
      <w:pPr>
        <w:numPr>
          <w:ilvl w:val="0"/>
          <w:numId w:val="3"/>
        </w:numPr>
        <w:shd w:fill="ffffff" w:val="clear"/>
        <w:ind w:left="720" w:hanging="360"/>
        <w:jc w:val="both"/>
        <w:rPr>
          <w:rFonts w:ascii="Roboto" w:cs="Roboto" w:eastAsia="Roboto" w:hAnsi="Roboto"/>
          <w:sz w:val="20"/>
          <w:szCs w:val="20"/>
        </w:rPr>
      </w:pPr>
      <w:r w:rsidDel="00000000" w:rsidR="00000000" w:rsidRPr="00000000">
        <w:rPr>
          <w:rFonts w:ascii="Roboto" w:cs="Roboto" w:eastAsia="Roboto" w:hAnsi="Roboto"/>
          <w:b w:val="1"/>
          <w:bCs w:val="1"/>
          <w:color w:val="0a0b0d"/>
          <w:sz w:val="20"/>
          <w:szCs w:val="20"/>
          <w:highlight w:val="white"/>
          <w:rtl w:val="0"/>
        </w:rPr>
        <w:t>Unlawful Gambling:</w:t>
      </w:r>
      <w:r w:rsidDel="00000000" w:rsidR="00000000" w:rsidRPr="00000000">
        <w:rPr>
          <w:rFonts w:ascii="Roboto" w:cs="Roboto" w:eastAsia="Roboto" w:hAnsi="Roboto"/>
          <w:color w:val="0a0b0d"/>
          <w:sz w:val="20"/>
          <w:szCs w:val="20"/>
          <w:highlight w:val="white"/>
          <w:rtl w:val="0"/>
        </w:rPr>
        <w:t xml:space="preserve"> Lotteries; bidding fee auctions; sports forecasting or odds making; fantasy sports leagues with cash prizes; internet gaming; contests; sweepstakes; games of chance that are not sanctioned by a governmental body or regulatory authority; or any similar activity.</w:t>
      </w:r>
      <w:r w:rsidDel="00000000" w:rsidR="00000000" w:rsidRPr="00000000">
        <w:rPr>
          <w:rtl w:val="0"/>
        </w:rPr>
      </w:r>
    </w:p>
    <w:p w:rsidR="00000000" w:rsidDel="00000000" w:rsidP="00000000" w:rsidRDefault="00000000" w:rsidRPr="00000000" w14:paraId="000000F7">
      <w:pPr>
        <w:shd w:fill="ffffff" w:val="clear"/>
        <w:ind w:left="720" w:firstLine="0"/>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F8">
      <w:pPr>
        <w:numPr>
          <w:ilvl w:val="0"/>
          <w:numId w:val="3"/>
        </w:numPr>
        <w:shd w:fill="ffffff" w:val="clear"/>
        <w:ind w:left="720" w:hanging="360"/>
        <w:jc w:val="both"/>
        <w:rPr>
          <w:rFonts w:ascii="Roboto" w:cs="Roboto" w:eastAsia="Roboto" w:hAnsi="Roboto"/>
          <w:sz w:val="20"/>
          <w:szCs w:val="20"/>
        </w:rPr>
      </w:pPr>
      <w:r w:rsidDel="00000000" w:rsidR="00000000" w:rsidRPr="00000000">
        <w:rPr>
          <w:rFonts w:ascii="Roboto" w:cs="Roboto" w:eastAsia="Roboto" w:hAnsi="Roboto"/>
          <w:b w:val="1"/>
          <w:bCs w:val="1"/>
          <w:color w:val="0a0b0d"/>
          <w:sz w:val="20"/>
          <w:szCs w:val="20"/>
          <w:highlight w:val="white"/>
          <w:rtl w:val="0"/>
        </w:rPr>
        <w:t xml:space="preserve">Intellectual Property Infringement: </w:t>
      </w:r>
      <w:r w:rsidDel="00000000" w:rsidR="00000000" w:rsidRPr="00000000">
        <w:rPr>
          <w:rFonts w:ascii="Roboto" w:cs="Roboto" w:eastAsia="Roboto" w:hAnsi="Roboto"/>
          <w:color w:val="0a0b0d"/>
          <w:sz w:val="20"/>
          <w:szCs w:val="20"/>
          <w:highlight w:val="white"/>
          <w:rtl w:val="0"/>
        </w:rPr>
        <w:t>Engage in transactions involving items that infringe or violate any copyright, trademark, right of publicity or privacy or any other proprietary right under the law, including but not limited to sales, distribution, or access to counterfeit music, movies, software, or other licensed materials without the appropriate authorization from the rights holder; use of Plutus intellectual property, name, or logo, including use of Plutus trade or service marks, without the express written consent from Plutus or in a manner that otherwise harms Plutus or the Plutus brand; any action that implies an untrue endorsement by or affiliation with Plutus.</w:t>
      </w:r>
      <w:r w:rsidDel="00000000" w:rsidR="00000000" w:rsidRPr="00000000">
        <w:rPr>
          <w:rtl w:val="0"/>
        </w:rPr>
      </w:r>
    </w:p>
    <w:p w:rsidR="00000000" w:rsidDel="00000000" w:rsidP="00000000" w:rsidRDefault="00000000" w:rsidRPr="00000000" w14:paraId="000000F9">
      <w:pPr>
        <w:shd w:fill="ffffff" w:val="clea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A">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In addition, by accessing the Plutus Platform and Services you specifically agree not to access or tamper with the Plutus Platform, for any purpose. If you violate the Prohibited Use Policy, then in addition to the above actions, you will be liable to Plutus for the amount of Plutus’s damages caused by such violation. You hereby acknowledge and agree that Two Thousand Five Hundred Dollars ($2,500) per violation of the Prohibited Use Policy is a reasonable minimum estimate of Plutus’s actual damages, including the relationship of the sum of the range of harm to Plutus that reasonably could be anticipated because, due to the nature of the violations of the Prohibited Use Policy, actual damages would be impractical or extremely difficult to calculate. Plutus may deduct such damages directly from any existing Plutus Account in the offending Plutus Account or any other Plutus Account controlled by you.</w:t>
      </w:r>
    </w:p>
    <w:p w:rsidR="00000000" w:rsidDel="00000000" w:rsidP="00000000" w:rsidRDefault="00000000" w:rsidRPr="00000000" w14:paraId="000000FB">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FC">
      <w:pPr>
        <w:shd w:fill="ffffff" w:val="clear"/>
        <w:jc w:val="both"/>
        <w:rPr>
          <w:rFonts w:ascii="Roboto" w:cs="Roboto" w:eastAsia="Roboto" w:hAnsi="Roboto"/>
          <w:b w:val="1"/>
          <w:bCs w:val="1"/>
          <w:color w:val="0a0b0d"/>
          <w:sz w:val="36"/>
          <w:szCs w:val="36"/>
          <w:highlight w:val="white"/>
        </w:rPr>
      </w:pPr>
      <w:r w:rsidDel="00000000" w:rsidR="00000000" w:rsidRPr="00000000">
        <w:rPr>
          <w:rFonts w:ascii="Roboto" w:cs="Roboto" w:eastAsia="Roboto" w:hAnsi="Roboto"/>
          <w:b w:val="1"/>
          <w:bCs w:val="1"/>
          <w:color w:val="0a0b0d"/>
          <w:sz w:val="36"/>
          <w:szCs w:val="36"/>
          <w:highlight w:val="white"/>
          <w:rtl w:val="0"/>
        </w:rPr>
        <w:t>APPENDIX 4: Cookie Policy</w:t>
      </w:r>
    </w:p>
    <w:p w:rsidR="00000000" w:rsidDel="00000000" w:rsidP="00000000" w:rsidRDefault="00000000" w:rsidRPr="00000000" w14:paraId="000000FD">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FE">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This policy (“</w:t>
      </w:r>
      <w:r w:rsidDel="00000000" w:rsidR="00000000" w:rsidRPr="00000000">
        <w:rPr>
          <w:rFonts w:ascii="Roboto" w:cs="Roboto" w:eastAsia="Roboto" w:hAnsi="Roboto"/>
          <w:b w:val="1"/>
          <w:bCs w:val="1"/>
          <w:color w:val="0a0b0d"/>
          <w:sz w:val="20"/>
          <w:szCs w:val="20"/>
          <w:highlight w:val="white"/>
          <w:rtl w:val="0"/>
        </w:rPr>
        <w:t>Cookie Policy</w:t>
      </w:r>
      <w:r w:rsidDel="00000000" w:rsidR="00000000" w:rsidRPr="00000000">
        <w:rPr>
          <w:rFonts w:ascii="Roboto" w:cs="Roboto" w:eastAsia="Roboto" w:hAnsi="Roboto"/>
          <w:color w:val="0a0b0d"/>
          <w:sz w:val="20"/>
          <w:szCs w:val="20"/>
          <w:highlight w:val="white"/>
          <w:rtl w:val="0"/>
        </w:rPr>
        <w:t>”) describes how and why Plutus collects certain data sent to your web browser and stored on your computer (“</w:t>
      </w:r>
      <w:r w:rsidDel="00000000" w:rsidR="00000000" w:rsidRPr="00000000">
        <w:rPr>
          <w:rFonts w:ascii="Roboto" w:cs="Roboto" w:eastAsia="Roboto" w:hAnsi="Roboto"/>
          <w:b w:val="1"/>
          <w:bCs w:val="1"/>
          <w:color w:val="0a0b0d"/>
          <w:sz w:val="20"/>
          <w:szCs w:val="20"/>
          <w:highlight w:val="white"/>
          <w:rtl w:val="0"/>
        </w:rPr>
        <w:t>Cookies</w:t>
      </w:r>
      <w:r w:rsidDel="00000000" w:rsidR="00000000" w:rsidRPr="00000000">
        <w:rPr>
          <w:rFonts w:ascii="Roboto" w:cs="Roboto" w:eastAsia="Roboto" w:hAnsi="Roboto"/>
          <w:color w:val="0a0b0d"/>
          <w:sz w:val="20"/>
          <w:szCs w:val="20"/>
          <w:highlight w:val="white"/>
          <w:rtl w:val="0"/>
        </w:rPr>
        <w:t>”).</w:t>
      </w:r>
    </w:p>
    <w:p w:rsidR="00000000" w:rsidDel="00000000" w:rsidP="00000000" w:rsidRDefault="00000000" w:rsidRPr="00000000" w14:paraId="000000FF">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00">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The Plutus Platform may contain Cookies, the purpose of these Cookies is to allow Plutus to recognize you as a returning visitor to the Plutus Platform, improve account security and user experience of the Services, mitigate risk and help prevent fraud, measure promotional effectiveness, and to promote trust and safety across the Plutus Platform. We may also use trusted third party services that track Cookies on our behalf. If you do not wish to receive such Cookies, you may configure your web browser to not accept Cookies or to notify you if a Cookie is sent to you. You are free to decline Cookies if your web browser permits, but declining Cookies may cause you not to be able to use all of the Services.</w:t>
      </w:r>
    </w:p>
    <w:p w:rsidR="00000000" w:rsidDel="00000000" w:rsidP="00000000" w:rsidRDefault="00000000" w:rsidRPr="00000000" w14:paraId="00000101">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02">
      <w:pPr>
        <w:shd w:fill="ffffff" w:val="clear"/>
        <w:jc w:val="both"/>
        <w:rPr>
          <w:rFonts w:ascii="Roboto" w:cs="Roboto" w:eastAsia="Roboto" w:hAnsi="Roboto"/>
          <w:b w:val="1"/>
          <w:bCs w:val="1"/>
          <w:color w:val="0a0b0d"/>
          <w:sz w:val="36"/>
          <w:szCs w:val="36"/>
          <w:highlight w:val="white"/>
        </w:rPr>
      </w:pPr>
      <w:r w:rsidDel="00000000" w:rsidR="00000000" w:rsidRPr="00000000">
        <w:rPr>
          <w:rFonts w:ascii="Roboto" w:cs="Roboto" w:eastAsia="Roboto" w:hAnsi="Roboto"/>
          <w:b w:val="1"/>
          <w:bCs w:val="1"/>
          <w:color w:val="0a0b0d"/>
          <w:sz w:val="36"/>
          <w:szCs w:val="36"/>
          <w:highlight w:val="white"/>
          <w:rtl w:val="0"/>
        </w:rPr>
        <w:t>APPENDIX 5: Privacy Policy</w:t>
      </w:r>
    </w:p>
    <w:p w:rsidR="00000000" w:rsidDel="00000000" w:rsidP="00000000" w:rsidRDefault="00000000" w:rsidRPr="00000000" w14:paraId="00000103">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104">
      <w:pPr>
        <w:shd w:fill="ffffff" w:val="clear"/>
        <w:jc w:val="both"/>
        <w:rPr>
          <w:rFonts w:ascii="Roboto" w:cs="Roboto" w:eastAsia="Roboto" w:hAnsi="Roboto"/>
          <w:color w:val="0a0b0d"/>
          <w:sz w:val="20"/>
          <w:szCs w:val="20"/>
        </w:rPr>
      </w:pPr>
      <w:r w:rsidDel="00000000" w:rsidR="00000000" w:rsidRPr="00000000">
        <w:rPr>
          <w:rFonts w:ascii="Roboto" w:cs="Roboto" w:eastAsia="Roboto" w:hAnsi="Roboto"/>
          <w:color w:val="0a0b0d"/>
          <w:sz w:val="20"/>
          <w:szCs w:val="20"/>
          <w:highlight w:val="white"/>
          <w:rtl w:val="0"/>
        </w:rPr>
        <w:t>Please visit the following link to access Plutus’s Privacy Policy,</w:t>
      </w:r>
      <w:r w:rsidDel="00000000" w:rsidR="00000000" w:rsidRPr="00000000">
        <w:rPr>
          <w:rtl w:val="0"/>
        </w:rPr>
        <w:t xml:space="preserve"> </w:t>
      </w:r>
      <w:hyperlink r:id="rId24">
        <w:r w:rsidDel="00000000" w:rsidR="00000000" w:rsidRPr="00000000">
          <w:rPr>
            <w:rFonts w:ascii="Roboto" w:cs="Roboto" w:eastAsia="Roboto" w:hAnsi="Roboto"/>
            <w:color w:val="0000ff"/>
            <w:sz w:val="20"/>
            <w:szCs w:val="20"/>
            <w:u w:val="single"/>
            <w:rtl w:val="0"/>
          </w:rPr>
          <w:t xml:space="preserve">https://www.abra.com/privacy-policy/</w:t>
        </w:r>
      </w:hyperlink>
      <w:r w:rsidDel="00000000" w:rsidR="00000000" w:rsidRPr="00000000">
        <w:rPr>
          <w:rFonts w:ascii="Roboto" w:cs="Roboto" w:eastAsia="Roboto" w:hAnsi="Roboto"/>
          <w:color w:val="0a0b0d"/>
          <w:sz w:val="20"/>
          <w:szCs w:val="20"/>
          <w:rtl w:val="0"/>
        </w:rPr>
        <w:t>.</w:t>
      </w:r>
      <w:r w:rsidDel="00000000" w:rsidR="00000000" w:rsidRPr="00000000">
        <w:rPr>
          <w:rFonts w:ascii="Roboto" w:cs="Roboto" w:eastAsia="Roboto" w:hAnsi="Roboto"/>
          <w:color w:val="0a0b0d"/>
          <w:sz w:val="20"/>
          <w:szCs w:val="20"/>
          <w:highlight w:val="white"/>
          <w:rtl w:val="0"/>
        </w:rPr>
        <w:t xml:space="preserve"> For any questions regarding the Privacy Policy, please contact Customer Support at </w:t>
      </w:r>
      <w:hyperlink r:id="rId25">
        <w:r w:rsidDel="00000000" w:rsidR="00000000" w:rsidRPr="00000000">
          <w:rPr>
            <w:rFonts w:ascii="Roboto" w:cs="Roboto" w:eastAsia="Roboto" w:hAnsi="Roboto"/>
            <w:color w:val="1155cc"/>
            <w:sz w:val="20"/>
            <w:szCs w:val="20"/>
            <w:highlight w:val="white"/>
            <w:u w:val="single"/>
            <w:rtl w:val="0"/>
          </w:rPr>
          <w:t xml:space="preserve">https://support.abra.com/hc/en-us</w:t>
        </w:r>
      </w:hyperlink>
      <w:r w:rsidDel="00000000" w:rsidR="00000000" w:rsidRPr="00000000">
        <w:rPr>
          <w:rFonts w:ascii="Roboto" w:cs="Roboto" w:eastAsia="Roboto" w:hAnsi="Roboto"/>
          <w:color w:val="0a0b0d"/>
          <w:sz w:val="20"/>
          <w:szCs w:val="20"/>
          <w:highlight w:val="white"/>
          <w:rtl w:val="0"/>
        </w:rPr>
        <w:t>.</w:t>
      </w:r>
      <w:r w:rsidDel="00000000" w:rsidR="00000000" w:rsidRPr="00000000">
        <w:rPr>
          <w:rtl w:val="0"/>
        </w:rPr>
      </w:r>
    </w:p>
    <w:p w:rsidR="00000000" w:rsidDel="00000000" w:rsidP="00000000" w:rsidRDefault="00000000" w:rsidRPr="00000000" w14:paraId="00000105">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06">
      <w:pPr>
        <w:shd w:fill="ffffff" w:val="clear"/>
        <w:jc w:val="both"/>
        <w:rPr>
          <w:rFonts w:ascii="Roboto" w:cs="Roboto" w:eastAsia="Roboto" w:hAnsi="Roboto"/>
          <w:b w:val="1"/>
          <w:bCs w:val="1"/>
          <w:color w:val="0a0b0d"/>
          <w:sz w:val="36"/>
          <w:szCs w:val="36"/>
          <w:highlight w:val="white"/>
        </w:rPr>
      </w:pPr>
      <w:r w:rsidDel="00000000" w:rsidR="00000000" w:rsidRPr="00000000">
        <w:rPr>
          <w:rFonts w:ascii="Roboto" w:cs="Roboto" w:eastAsia="Roboto" w:hAnsi="Roboto"/>
          <w:b w:val="1"/>
          <w:bCs w:val="1"/>
          <w:color w:val="0a0b0d"/>
          <w:sz w:val="36"/>
          <w:szCs w:val="36"/>
          <w:highlight w:val="white"/>
          <w:rtl w:val="0"/>
        </w:rPr>
        <w:t>APPENDIX 6: ARBITRATION AGREEMENT</w:t>
      </w:r>
    </w:p>
    <w:p w:rsidR="00000000" w:rsidDel="00000000" w:rsidP="00000000" w:rsidRDefault="00000000" w:rsidRPr="00000000" w14:paraId="00000107">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108">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1.1. Applicability of Arbitration Agreement.</w:t>
      </w:r>
      <w:r w:rsidDel="00000000" w:rsidR="00000000" w:rsidRPr="00000000">
        <w:rPr>
          <w:rFonts w:ascii="Roboto" w:cs="Roboto" w:eastAsia="Roboto" w:hAnsi="Roboto"/>
          <w:color w:val="0a0b0d"/>
          <w:sz w:val="20"/>
          <w:szCs w:val="20"/>
          <w:highlight w:val="white"/>
          <w:rtl w:val="0"/>
        </w:rPr>
        <w:t xml:space="preserve"> Subject to the terms of this arbitration agreement (“</w:t>
      </w:r>
      <w:r w:rsidDel="00000000" w:rsidR="00000000" w:rsidRPr="00000000">
        <w:rPr>
          <w:rFonts w:ascii="Roboto" w:cs="Roboto" w:eastAsia="Roboto" w:hAnsi="Roboto"/>
          <w:b w:val="1"/>
          <w:bCs w:val="1"/>
          <w:color w:val="0a0b0d"/>
          <w:sz w:val="20"/>
          <w:szCs w:val="20"/>
          <w:highlight w:val="white"/>
          <w:rtl w:val="0"/>
        </w:rPr>
        <w:t>Arbitration Agreement</w:t>
      </w:r>
      <w:r w:rsidDel="00000000" w:rsidR="00000000" w:rsidRPr="00000000">
        <w:rPr>
          <w:rFonts w:ascii="Roboto" w:cs="Roboto" w:eastAsia="Roboto" w:hAnsi="Roboto"/>
          <w:color w:val="0a0b0d"/>
          <w:sz w:val="20"/>
          <w:szCs w:val="20"/>
          <w:highlight w:val="white"/>
          <w:rtl w:val="0"/>
        </w:rPr>
        <w:t>”), you and Plutus agree that any dispute, claim, disagreements arising out of or relating in any way to your access to or use of the Services or of the Plutus Platform, any Communications you receive, any products sold or distributed through the Plutus Platform, the Services, or the User Agreement and prior versions of the User Agreement, including claims and disputes that arose between us before the effective date of the User Agreement at issue (each, a “</w:t>
      </w:r>
      <w:r w:rsidDel="00000000" w:rsidR="00000000" w:rsidRPr="00000000">
        <w:rPr>
          <w:rFonts w:ascii="Roboto" w:cs="Roboto" w:eastAsia="Roboto" w:hAnsi="Roboto"/>
          <w:b w:val="1"/>
          <w:bCs w:val="1"/>
          <w:color w:val="0a0b0d"/>
          <w:sz w:val="20"/>
          <w:szCs w:val="20"/>
          <w:highlight w:val="white"/>
          <w:rtl w:val="0"/>
        </w:rPr>
        <w:t>Dispute</w:t>
      </w:r>
      <w:r w:rsidDel="00000000" w:rsidR="00000000" w:rsidRPr="00000000">
        <w:rPr>
          <w:rFonts w:ascii="Roboto" w:cs="Roboto" w:eastAsia="Roboto" w:hAnsi="Roboto"/>
          <w:color w:val="0a0b0d"/>
          <w:sz w:val="20"/>
          <w:szCs w:val="20"/>
          <w:highlight w:val="white"/>
          <w:rtl w:val="0"/>
        </w:rPr>
        <w:t>”) will be resolved by binding arbitration, rather than in court, except that: (1) you and Plutus may assert claims or seek relief in small claims court if such claims qualify and remain in small claims court; and (2) you or Plutus may seek equitable relief in court for infringement or other misuse of intellectual property rights (such as trademarks, trade dress, domain names, trade secrets, copyrights, and patents). Judgment upon any award rendered by the arbitrator may be entered in any court having jurisdiction. For purposes of this Arbitration Agreement, a Dispute will also include disputes that arose or involve facts occurring before the existence of this or any prior versions of the User Agreement as well as claims that may arise after the termination of this User Agreement.</w:t>
      </w:r>
    </w:p>
    <w:p w:rsidR="00000000" w:rsidDel="00000000" w:rsidP="00000000" w:rsidRDefault="00000000" w:rsidRPr="00000000" w14:paraId="00000109">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0A">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1.2. Waiver of Trial.</w:t>
      </w:r>
      <w:r w:rsidDel="00000000" w:rsidR="00000000" w:rsidRPr="00000000">
        <w:rPr>
          <w:rFonts w:ascii="Roboto" w:cs="Roboto" w:eastAsia="Roboto" w:hAnsi="Roboto"/>
          <w:color w:val="0a0b0d"/>
          <w:sz w:val="20"/>
          <w:szCs w:val="20"/>
          <w:highlight w:val="white"/>
          <w:rtl w:val="0"/>
        </w:rPr>
        <w:t xml:space="preserve">  </w:t>
      </w:r>
      <w:r w:rsidDel="00000000" w:rsidR="00000000" w:rsidRPr="00000000">
        <w:rPr>
          <w:rFonts w:ascii="Roboto" w:cs="Roboto" w:eastAsia="Roboto" w:hAnsi="Roboto"/>
          <w:color w:val="0a0b0d"/>
          <w:sz w:val="20"/>
          <w:szCs w:val="20"/>
          <w:highlight w:val="white"/>
          <w:u w:val="single"/>
          <w:rtl w:val="0"/>
        </w:rPr>
        <w:t>YOU AND ABRA HEREBY WAIVE ANY CONSTITUTIONAL AND STATUTORY RIGHTS TO SUE IN COURT AND HAVE A TRIAL IN FRONT OF A JUDGE OR A JURY.</w:t>
      </w:r>
      <w:r w:rsidDel="00000000" w:rsidR="00000000" w:rsidRPr="00000000">
        <w:rPr>
          <w:rFonts w:ascii="Roboto" w:cs="Roboto" w:eastAsia="Roboto" w:hAnsi="Roboto"/>
          <w:color w:val="0a0b0d"/>
          <w:sz w:val="20"/>
          <w:szCs w:val="20"/>
          <w:highlight w:val="white"/>
          <w:rtl w:val="0"/>
        </w:rPr>
        <w:t xml:space="preserve"> You and Plutus are instead electing that all Disputes shall be resolved by arbitration under this Arbitration Agreement, except as specified in the subsection entitled “Applicability of Arbitration Agreement” above. There is no judge or jury in arbitration, and court review of an arbitration award is subject to limited review.</w:t>
      </w:r>
    </w:p>
    <w:p w:rsidR="00000000" w:rsidDel="00000000" w:rsidP="00000000" w:rsidRDefault="00000000" w:rsidRPr="00000000" w14:paraId="0000010B">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0C">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1.3. Waiver of Class and Other Non-Individualized Relief. YOU AND ABRA AGREE THAT, EXCEPT AS SPECIFIED IN SUBSECTION 1.8, EACH OF US MAY BRING CLAIMS AGAINST THE OTHER ONLY ON AN INDIVIDUAL BASIS AND NOT ON A CLASS, REPRESENTATIVE, OR COLLECTIVE BASIS, AND THE PARTIES HEREBY WAIVE ALL RIGHTS TO HAVE ANY DISPUTE BE BROUGHT, HEARD, ADMINISTERED, RESOLVED, OR ARBITRATED ON A CLASS, COLLECTIVE, REPRESENTATIVE, OR MASS ACTION BASIS. ONLY INDIVIDUAL RELIEF IS AVAILABLE, AND DISPUTES OF MORE THAN ONE CUSTOMER OR USER CANNOT BE ARBITRATED OR CONSOLIDATED WITH THOSE OF ANY OTHER CUSTOMER OR USER.</w:t>
      </w:r>
      <w:r w:rsidDel="00000000" w:rsidR="00000000" w:rsidRPr="00000000">
        <w:rPr>
          <w:rFonts w:ascii="Roboto" w:cs="Roboto" w:eastAsia="Roboto" w:hAnsi="Roboto"/>
          <w:color w:val="0a0b0d"/>
          <w:sz w:val="20"/>
          <w:szCs w:val="20"/>
          <w:highlight w:val="white"/>
          <w:rtl w:val="0"/>
        </w:rPr>
        <w:t xml:space="preserve"> Subject to this Arbitration Agreement, the arbitrator may award declaratory or injunctive relief only in favor of the individual party seeking relief and only to the extent necessary to provide relief warranted by the party's individual claim. Nothing in this paragraph is intended to, nor shall it, affect the terms and conditions under the subsection 1.8 entitled “Batch Arbitration.” Notwithstanding anything to the contrary in this Arbitration Agreement, if a court decides by means of a final decision, not subject to any further appeal or recourse, that the limitations of this subsection, “Waiver of Class and Other Non-Individualized Relief,” are invalid or unenforceable as to a particular claim or request for relief (such as a request for public injunctive relief), you and Plutus agree that any such claim or request for relief (and only that particular claim or request for relief) shall be severed from the arbitration and may be litigated in the state or federal courts located in the State of California. All other Disputes shall be arbitrated or litigated in small claims court. This subsection does not prevent Plutus from participating in a class-wide settlement of claims.</w:t>
      </w:r>
    </w:p>
    <w:p w:rsidR="00000000" w:rsidDel="00000000" w:rsidP="00000000" w:rsidRDefault="00000000" w:rsidRPr="00000000" w14:paraId="0000010D">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0E">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1.4. Rules and Forum.</w:t>
      </w:r>
      <w:r w:rsidDel="00000000" w:rsidR="00000000" w:rsidRPr="00000000">
        <w:rPr>
          <w:rFonts w:ascii="Roboto" w:cs="Roboto" w:eastAsia="Roboto" w:hAnsi="Roboto"/>
          <w:color w:val="0a0b0d"/>
          <w:sz w:val="20"/>
          <w:szCs w:val="20"/>
          <w:highlight w:val="white"/>
          <w:rtl w:val="0"/>
        </w:rPr>
        <w:t xml:space="preserve">  The User Agreement evidences a transaction involving interstate commerce; and notwithstanding any other provision herein with respect to the applicable substantive law, the Federal Arbitration Act, 9 U.S.C. § 1 </w:t>
      </w:r>
      <w:r w:rsidDel="00000000" w:rsidR="00000000" w:rsidRPr="00000000">
        <w:rPr>
          <w:rFonts w:ascii="Roboto" w:cs="Roboto" w:eastAsia="Roboto" w:hAnsi="Roboto"/>
          <w:i w:val="1"/>
          <w:iCs w:val="1"/>
          <w:color w:val="0a0b0d"/>
          <w:sz w:val="20"/>
          <w:szCs w:val="20"/>
          <w:highlight w:val="white"/>
          <w:rtl w:val="0"/>
        </w:rPr>
        <w:t>et seq.</w:t>
      </w:r>
      <w:r w:rsidDel="00000000" w:rsidR="00000000" w:rsidRPr="00000000">
        <w:rPr>
          <w:rFonts w:ascii="Roboto" w:cs="Roboto" w:eastAsia="Roboto" w:hAnsi="Roboto"/>
          <w:color w:val="0a0b0d"/>
          <w:sz w:val="20"/>
          <w:szCs w:val="20"/>
          <w:highlight w:val="white"/>
          <w:rtl w:val="0"/>
        </w:rPr>
        <w:t xml:space="preserve">, will govern the interpretation and enforcement of this Arbitration Agreement and any arbitration proceedings. If the Formal Complaint Process described in Section 7.2 above does not resolve satisfactorily within forty-five (45) Business Days after receipt of your complaint form, you and Plutus agree that either party shall have the right to finally resolve the Dispute through binding arbitration. The arbitration will be administered by the American Arbitration Association (“AAA”), in accordance with the Consumer Arbitration Rules (the "AAA Rules") then in effect, except as modified by this section of this Arbitration Agreement. The AAA Rules are currently available at </w:t>
      </w:r>
      <w:hyperlink r:id="rId26">
        <w:r w:rsidDel="00000000" w:rsidR="00000000" w:rsidRPr="00000000">
          <w:rPr>
            <w:rFonts w:ascii="Roboto" w:cs="Roboto" w:eastAsia="Roboto" w:hAnsi="Roboto"/>
            <w:color w:val="1155cc"/>
            <w:sz w:val="20"/>
            <w:szCs w:val="20"/>
            <w:highlight w:val="white"/>
            <w:rtl w:val="0"/>
          </w:rPr>
          <w:t xml:space="preserve">https://www.adr.org/sites/default/files/Consumer%20Rules.pdf</w:t>
        </w:r>
      </w:hyperlink>
      <w:r w:rsidDel="00000000" w:rsidR="00000000" w:rsidRPr="00000000">
        <w:rPr>
          <w:rFonts w:ascii="Roboto" w:cs="Roboto" w:eastAsia="Roboto" w:hAnsi="Roboto"/>
          <w:color w:val="0a0b0d"/>
          <w:sz w:val="20"/>
          <w:szCs w:val="20"/>
          <w:highlight w:val="white"/>
          <w:rtl w:val="0"/>
        </w:rPr>
        <w:t>.</w:t>
      </w:r>
    </w:p>
    <w:p w:rsidR="00000000" w:rsidDel="00000000" w:rsidP="00000000" w:rsidRDefault="00000000" w:rsidRPr="00000000" w14:paraId="0000010F">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10">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A party who wishes to initiate arbitration must provide the other party with a request for arbitration (the “</w:t>
      </w:r>
      <w:r w:rsidDel="00000000" w:rsidR="00000000" w:rsidRPr="00000000">
        <w:rPr>
          <w:rFonts w:ascii="Roboto" w:cs="Roboto" w:eastAsia="Roboto" w:hAnsi="Roboto"/>
          <w:b w:val="1"/>
          <w:bCs w:val="1"/>
          <w:color w:val="0a0b0d"/>
          <w:sz w:val="20"/>
          <w:szCs w:val="20"/>
          <w:highlight w:val="white"/>
          <w:rtl w:val="0"/>
        </w:rPr>
        <w:t>Request</w:t>
      </w:r>
      <w:r w:rsidDel="00000000" w:rsidR="00000000" w:rsidRPr="00000000">
        <w:rPr>
          <w:rFonts w:ascii="Roboto" w:cs="Roboto" w:eastAsia="Roboto" w:hAnsi="Roboto"/>
          <w:color w:val="0a0b0d"/>
          <w:sz w:val="20"/>
          <w:szCs w:val="20"/>
          <w:highlight w:val="white"/>
          <w:rtl w:val="0"/>
        </w:rPr>
        <w:t>”). If you initiate the arbitration, you must provide Plutus a copy of your Request by email sent to legaldept@abra.com or through Plutus’s registered agent for service of process. The Request must include: (1) the name, telephone number, mailing address, email address of the party seeking arbitration, and the email addresses associated with the applicable Plutus Account; (2) a statement of the legal claim(s) being asserted and the factual bases of such claim(s); (3) a description of the remedy sought, including an accurate, good faith calculation of the amount in controversy calculated in United States Dollars; (4) a statement certifying completion of the Formal Complaint Process as described above in Section 7.2  (if you are the party making the Request); and (5) evidence that the party making the Request has paid any necessary filing fees in connection with such arbitration.</w:t>
      </w:r>
    </w:p>
    <w:p w:rsidR="00000000" w:rsidDel="00000000" w:rsidP="00000000" w:rsidRDefault="00000000" w:rsidRPr="00000000" w14:paraId="00000111">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12">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If the party making the Request is represented by legal counsel, the Request shall also include legal counsel’s name, telephone number, mailing address, and email address. Such legal counsel must also sign the Request. By signing the Request, legal counsel certifies to the best of legal counsel’s knowledge, information, and belief, formed after an inquiry reasonable under the circumstances, that: (1) the Request is not being presented for any frivolous or improper purpose, such as to harass, cause unnecessary delay, or needlessly increase the cost of dispute resolution; (2) the claim(s), defense(s) and other legal contentions are warranted by existing law or by a nonfrivolous argument for extending, modifying, or reversing existing law or for establishing new law; and (3) the factual and damages contentions have evidentiary support or, if specifically so identified, will likely have evidentiary support after a reasonable opportunity for further investigation or discovery.</w:t>
      </w:r>
    </w:p>
    <w:p w:rsidR="00000000" w:rsidDel="00000000" w:rsidP="00000000" w:rsidRDefault="00000000" w:rsidRPr="00000000" w14:paraId="00000113">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14">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Unless you and Plutus otherwise agree, or the Batch Arbitration process discussed in subsection 1.8 is triggered, the arbitration will be conducted in Santa Clara County, California. Disputes involving claims, counterclaims, or requests for relief under $25,000, not inclusive of attorneys’ fees and interest, will be conducted solely on the basis of documents you and Plutus submit to the arbitrator. If your claim exceeds $25,000, your right to a hearing will be determined by the AAA Rules. Subject to the AAA Rules, the arbitrator may direct a limited and reasonable exchange of information between the Parties, consistent with the expedited nature of the arbitration. In any case, you and Plutus agree that we will not request more than three depositions per side in each arbitration or Batch Arbitration proceeding. If the AAA is not available to arbitrate, the Parties will select an alternative arbitral forum. Your responsibility to pay any AAA fees and costs will be solely as set forth in the applicable AAA Rules.</w:t>
      </w:r>
    </w:p>
    <w:p w:rsidR="00000000" w:rsidDel="00000000" w:rsidP="00000000" w:rsidRDefault="00000000" w:rsidRPr="00000000" w14:paraId="00000115">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16">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You and Plutus agree that all materials and documents exchanged during the arbitration proceedings shall be kept confidential and shall not be shared with anyone except the Parties’ attorneys, accountants, and/or business advisors, and then subject to the condition that the Parties’  attorneys, accountants, and/or business advisors agree to keep all materials and documents exchanged during the arbitration proceedings confidential both during and after the arbitration proceedings.</w:t>
      </w:r>
    </w:p>
    <w:p w:rsidR="00000000" w:rsidDel="00000000" w:rsidP="00000000" w:rsidRDefault="00000000" w:rsidRPr="00000000" w14:paraId="00000117">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18">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1.5. Arbitrator.</w:t>
      </w:r>
      <w:r w:rsidDel="00000000" w:rsidR="00000000" w:rsidRPr="00000000">
        <w:rPr>
          <w:rFonts w:ascii="Roboto" w:cs="Roboto" w:eastAsia="Roboto" w:hAnsi="Roboto"/>
          <w:color w:val="0a0b0d"/>
          <w:sz w:val="20"/>
          <w:szCs w:val="20"/>
          <w:highlight w:val="white"/>
          <w:rtl w:val="0"/>
        </w:rPr>
        <w:t xml:space="preserve"> The arbitrator will be either a retired judge or an attorney licensed to practice law in the state where the arbitration proceeding takes place, and will be selected by the Parties from the AAA's roster of consumer dispute arbitrators. If the Parties are unable to agree upon an arbitrator within thirty-five (35) Business Days of delivery of the Request, then AAA will appoint the arbitrator in accordance with the AAA Rules, provided that if the Batch Arbitration process under subsection 1.8 is triggered, the AAA will appoint the arbitrator for each batch.</w:t>
      </w:r>
    </w:p>
    <w:p w:rsidR="00000000" w:rsidDel="00000000" w:rsidP="00000000" w:rsidRDefault="00000000" w:rsidRPr="00000000" w14:paraId="00000119">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1A">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1.6. Authority of Arbitrator.</w:t>
      </w:r>
      <w:r w:rsidDel="00000000" w:rsidR="00000000" w:rsidRPr="00000000">
        <w:rPr>
          <w:rFonts w:ascii="Roboto" w:cs="Roboto" w:eastAsia="Roboto" w:hAnsi="Roboto"/>
          <w:color w:val="0a0b0d"/>
          <w:sz w:val="20"/>
          <w:szCs w:val="20"/>
          <w:highlight w:val="white"/>
          <w:rtl w:val="0"/>
        </w:rPr>
        <w:t xml:space="preserve"> The arbitrator shall have exclusive authority to resolve any Dispute, including, without limitation, disputes arising out of or related to the interpretation or application of the Arbitration Agreement, including the enforceability, revocability, scope, or validity of the Arbitration Agreement or any portion of the Arbitration Agreement, except for the following: (1) all Disputes arising out of or relating to the Section entitled “Waiver of Class and Other Non-Individualized Relief,” including any claim that all or part of the Section entitled “Waiver of Class and Other Non-Individualized Relief” is unenforceable, illegal, void or voidable, or that such Section entitled “Waiver of Class and Other Non-Individualized Relief” has been breached, shall be decided by a court of competent jurisdiction and not by an arbitrator; (2) except as expressly contemplated in the subsection entitled “Batch Arbitration,” all Disputes about the payment of arbitration fees and costs shall be decided only by a court of competent jurisdiction and not by an arbitrator; (3) all Disputes about whether either party has satisfied any condition precedent to arbitration shall be decided only by a court of competent jurisdiction and not by an arbitrator; and (4) all Disputes about which version of the Arbitration Agreement applies shall be decided only by a court of competent jurisdiction and not by an arbitrator. The arbitration proceeding will not be consolidated with any other matters or joined with any other cases or third parties, except as expressly provided in the subsection entitled “Batch Arbitration.” The arbitrator shall have the authority to grant motions dispositive of all or part of any Dispute. The arbitrator shall issue a written award and statement of decision describing the essential findings and conclusions on which the award is based, including the calculation of any damages awarded. The award of the arbitrator is final and binding upon you and us. Judgment on the arbitration award, in addition to any other relief which the prevailing party at arbitration may be entitled to, may be entered in any court having jurisdiction. In any award of damages, the arbitrator shall abide by the “Limitation of Liability” section of this User Agreement.</w:t>
      </w:r>
    </w:p>
    <w:p w:rsidR="00000000" w:rsidDel="00000000" w:rsidP="00000000" w:rsidRDefault="00000000" w:rsidRPr="00000000" w14:paraId="0000011B">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1C">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1.7. Attorneys’ Fees and Costs.</w:t>
      </w:r>
      <w:r w:rsidDel="00000000" w:rsidR="00000000" w:rsidRPr="00000000">
        <w:rPr>
          <w:rFonts w:ascii="Roboto" w:cs="Roboto" w:eastAsia="Roboto" w:hAnsi="Roboto"/>
          <w:color w:val="0a0b0d"/>
          <w:sz w:val="20"/>
          <w:szCs w:val="20"/>
          <w:highlight w:val="white"/>
          <w:rtl w:val="0"/>
        </w:rPr>
        <w:t xml:space="preserve"> Each party shall bear their own attorneys’ fees and costs in arbitration unless the arbitrator finds that either the substance of the Dispute or the relief sought in the Request was frivolous or was brought for an improper purpose (as measured by the standards set forth in Federal Rule of Civil Procedure 11(b)). If you or Plutus need to invoke the authority of a court of competent jurisdiction to compel arbitration, then the party that obtains an order compelling arbitration in such action shall have the right to collect from the other party its reasonable costs, necessary disbursements, and reasonable attorneys' fees incurred in securing an order compelling arbitration. The prevailing party in any court action relating to whether either party has satisfied any condition precedent to arbitration, including the Formal Complaint Process, is entitled to recover their reasonable costs, necessary disbursements, and reasonable attorneys’ fees and costs.</w:t>
      </w:r>
    </w:p>
    <w:p w:rsidR="00000000" w:rsidDel="00000000" w:rsidP="00000000" w:rsidRDefault="00000000" w:rsidRPr="00000000" w14:paraId="0000011D">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1E">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1.8. Batch Arbitration.</w:t>
      </w:r>
      <w:r w:rsidDel="00000000" w:rsidR="00000000" w:rsidRPr="00000000">
        <w:rPr>
          <w:rFonts w:ascii="Roboto" w:cs="Roboto" w:eastAsia="Roboto" w:hAnsi="Roboto"/>
          <w:color w:val="0a0b0d"/>
          <w:sz w:val="20"/>
          <w:szCs w:val="20"/>
          <w:highlight w:val="white"/>
          <w:rtl w:val="0"/>
        </w:rPr>
        <w:t xml:space="preserve"> To increase the efficiency of administration and resolution of arbitrations, you and Plutus agree that in the event that there are five (5) or more individual Requests of a substantially similar nature filed against Plutus by or with the assistance of the same law firm, group of law firms, or organizations, within a thirty (30) day period (or as soon as possible thereafter), the AAA shall (1) administer the arbitration demands in batches of give (5) Requests per batch (plus, to the extent there are less than five (5) left over after the batching described above, a final batch consisting of the remaining Requests); (2) appoint one arbitrator for each batch; and (3) provide for the resolution of each batch as a single consolidated arbitration with one set of filing and administrative fees due per side per batch, one procedural calendar, one hearing (if any) in a place to be determined by the arbitrator, and one final award (“</w:t>
      </w:r>
      <w:r w:rsidDel="00000000" w:rsidR="00000000" w:rsidRPr="00000000">
        <w:rPr>
          <w:rFonts w:ascii="Roboto" w:cs="Roboto" w:eastAsia="Roboto" w:hAnsi="Roboto"/>
          <w:b w:val="1"/>
          <w:bCs w:val="1"/>
          <w:color w:val="0a0b0d"/>
          <w:sz w:val="20"/>
          <w:szCs w:val="20"/>
          <w:highlight w:val="white"/>
          <w:rtl w:val="0"/>
        </w:rPr>
        <w:t>Batch Arbitration</w:t>
      </w:r>
      <w:r w:rsidDel="00000000" w:rsidR="00000000" w:rsidRPr="00000000">
        <w:rPr>
          <w:rFonts w:ascii="Roboto" w:cs="Roboto" w:eastAsia="Roboto" w:hAnsi="Roboto"/>
          <w:color w:val="0a0b0d"/>
          <w:sz w:val="20"/>
          <w:szCs w:val="20"/>
          <w:highlight w:val="white"/>
          <w:rtl w:val="0"/>
        </w:rPr>
        <w:t>”)</w:t>
      </w:r>
    </w:p>
    <w:p w:rsidR="00000000" w:rsidDel="00000000" w:rsidP="00000000" w:rsidRDefault="00000000" w:rsidRPr="00000000" w14:paraId="0000011F">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20">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All parties agree that Requests are of a “substantially similar nature” if they arise out of or relate to the same event or factual scenario and raise the same or similar legal issues and seek the same or similar relief. To the extent the Parties disagree on the application of the Batch Arbitration process, the disagreeing Party shall advise the AAA, and the AAA shall appoint a sole standing arbitrator to determine the applicability of the Batch Arbitration process (“</w:t>
      </w:r>
      <w:r w:rsidDel="00000000" w:rsidR="00000000" w:rsidRPr="00000000">
        <w:rPr>
          <w:rFonts w:ascii="Roboto" w:cs="Roboto" w:eastAsia="Roboto" w:hAnsi="Roboto"/>
          <w:b w:val="1"/>
          <w:bCs w:val="1"/>
          <w:color w:val="0a0b0d"/>
          <w:sz w:val="20"/>
          <w:szCs w:val="20"/>
          <w:highlight w:val="white"/>
          <w:rtl w:val="0"/>
        </w:rPr>
        <w:t>Administrative Arbitrator</w:t>
      </w:r>
      <w:r w:rsidDel="00000000" w:rsidR="00000000" w:rsidRPr="00000000">
        <w:rPr>
          <w:rFonts w:ascii="Roboto" w:cs="Roboto" w:eastAsia="Roboto" w:hAnsi="Roboto"/>
          <w:color w:val="0a0b0d"/>
          <w:sz w:val="20"/>
          <w:szCs w:val="20"/>
          <w:highlight w:val="white"/>
          <w:rtl w:val="0"/>
        </w:rPr>
        <w:t>”). In an effort to expedite resolution of any such dispute by the Administrative Arbitrator, the Parties agree the Administrative Arbitrator may set forth such procedures as are necessary to resolve any disputes promptly. The Administrative Arbitrator’s fees shall be paid by Plutus.</w:t>
      </w:r>
    </w:p>
    <w:p w:rsidR="00000000" w:rsidDel="00000000" w:rsidP="00000000" w:rsidRDefault="00000000" w:rsidRPr="00000000" w14:paraId="00000121">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22">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You and Plutus agree to cooperate in good faith with the AAA to implement the Batch Arbitration process including the payment of single filing and administrative fees for batches of Requests, as well as any steps to minimize the time and costs of arbitration, which may include: (1) the appointment of a discovery special master to assist the arbitrator in the resolution of discovery disputes; and (2) the adoption of an expedited calendar of the arbitration proceedings.</w:t>
      </w:r>
    </w:p>
    <w:p w:rsidR="00000000" w:rsidDel="00000000" w:rsidP="00000000" w:rsidRDefault="00000000" w:rsidRPr="00000000" w14:paraId="00000123">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24">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This Batch Arbitration provision shall in no way be interpreted as authorizing a class, collective and/or mass arbitration or action of any kind, or arbitration involving joint or consolidated claims under any circumstances, except as expressly set forth in this provision.</w:t>
      </w:r>
    </w:p>
    <w:p w:rsidR="00000000" w:rsidDel="00000000" w:rsidP="00000000" w:rsidRDefault="00000000" w:rsidRPr="00000000" w14:paraId="00000125">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26">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1.9. Modification.</w:t>
      </w:r>
      <w:r w:rsidDel="00000000" w:rsidR="00000000" w:rsidRPr="00000000">
        <w:rPr>
          <w:rFonts w:ascii="Roboto" w:cs="Roboto" w:eastAsia="Roboto" w:hAnsi="Roboto"/>
          <w:color w:val="0a0b0d"/>
          <w:sz w:val="20"/>
          <w:szCs w:val="20"/>
          <w:highlight w:val="white"/>
          <w:rtl w:val="0"/>
        </w:rPr>
        <w:t xml:space="preserve"> Notwithstanding any provision in this User Agreement to the contrary, we agree that if Plutus makes any future material change to this Arbitration Agreement, it will notify you. Your continued use of the Plutus Platform and/or Services, including the acceptance of products and services offered on the Plutus Platform following the posting of changes to this Arbitration Agreement constitutes your acceptance of any such changes.</w:t>
      </w:r>
    </w:p>
    <w:p w:rsidR="00000000" w:rsidDel="00000000" w:rsidP="00000000" w:rsidRDefault="00000000" w:rsidRPr="00000000" w14:paraId="00000127">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28">
      <w:pPr>
        <w:shd w:fill="ffffff" w:val="clear"/>
        <w:jc w:val="both"/>
        <w:rPr>
          <w:rFonts w:ascii="Roboto" w:cs="Roboto" w:eastAsia="Roboto" w:hAnsi="Roboto"/>
          <w:b w:val="1"/>
          <w:bCs w:val="1"/>
          <w:color w:val="0a0b0d"/>
          <w:sz w:val="36"/>
          <w:szCs w:val="36"/>
          <w:highlight w:val="white"/>
        </w:rPr>
      </w:pPr>
      <w:r w:rsidDel="00000000" w:rsidR="00000000" w:rsidRPr="00000000">
        <w:rPr>
          <w:rFonts w:ascii="Roboto" w:cs="Roboto" w:eastAsia="Roboto" w:hAnsi="Roboto"/>
          <w:b w:val="1"/>
          <w:bCs w:val="1"/>
          <w:color w:val="0a0b0d"/>
          <w:sz w:val="36"/>
          <w:szCs w:val="36"/>
          <w:highlight w:val="white"/>
          <w:rtl w:val="0"/>
        </w:rPr>
        <w:t>APPENDIX 7: Additional Services</w:t>
      </w:r>
    </w:p>
    <w:p w:rsidR="00000000" w:rsidDel="00000000" w:rsidP="00000000" w:rsidRDefault="00000000" w:rsidRPr="00000000" w14:paraId="00000129">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12A">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In addition to the Services described in the Agreement, the following services ("</w:t>
      </w:r>
      <w:r w:rsidDel="00000000" w:rsidR="00000000" w:rsidRPr="00000000">
        <w:rPr>
          <w:rFonts w:ascii="Roboto" w:cs="Roboto" w:eastAsia="Roboto" w:hAnsi="Roboto"/>
          <w:b w:val="1"/>
          <w:bCs w:val="1"/>
          <w:color w:val="0a0b0d"/>
          <w:sz w:val="20"/>
          <w:szCs w:val="20"/>
          <w:highlight w:val="white"/>
          <w:rtl w:val="0"/>
        </w:rPr>
        <w:t>Additional Services</w:t>
      </w:r>
      <w:r w:rsidDel="00000000" w:rsidR="00000000" w:rsidRPr="00000000">
        <w:rPr>
          <w:rFonts w:ascii="Roboto" w:cs="Roboto" w:eastAsia="Roboto" w:hAnsi="Roboto"/>
          <w:color w:val="0a0b0d"/>
          <w:sz w:val="20"/>
          <w:szCs w:val="20"/>
          <w:highlight w:val="white"/>
          <w:rtl w:val="0"/>
        </w:rPr>
        <w:t>") may be made available by Plutus to Users under different agreements and/or terms of service, that fulfill certain eligibility criteria. Additional Services are offered by Plutus affiliated entities and/or other regulated institutions (“</w:t>
      </w:r>
      <w:r w:rsidDel="00000000" w:rsidR="00000000" w:rsidRPr="00000000">
        <w:rPr>
          <w:rFonts w:ascii="Roboto" w:cs="Roboto" w:eastAsia="Roboto" w:hAnsi="Roboto"/>
          <w:b w:val="1"/>
          <w:bCs w:val="1"/>
          <w:color w:val="0a0b0d"/>
          <w:sz w:val="20"/>
          <w:szCs w:val="20"/>
          <w:highlight w:val="white"/>
          <w:rtl w:val="0"/>
        </w:rPr>
        <w:t>Plutus Partners</w:t>
      </w:r>
      <w:r w:rsidDel="00000000" w:rsidR="00000000" w:rsidRPr="00000000">
        <w:rPr>
          <w:rFonts w:ascii="Roboto" w:cs="Roboto" w:eastAsia="Roboto" w:hAnsi="Roboto"/>
          <w:color w:val="0a0b0d"/>
          <w:sz w:val="20"/>
          <w:szCs w:val="20"/>
          <w:highlight w:val="white"/>
          <w:rtl w:val="0"/>
        </w:rPr>
        <w:t xml:space="preserve">”). </w:t>
      </w:r>
    </w:p>
    <w:p w:rsidR="00000000" w:rsidDel="00000000" w:rsidP="00000000" w:rsidRDefault="00000000" w:rsidRPr="00000000" w14:paraId="0000012B">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2C">
      <w:pPr>
        <w:jc w:val="both"/>
        <w:rPr>
          <w:rFonts w:ascii="Roboto" w:cs="Roboto" w:eastAsia="Roboto" w:hAnsi="Roboto"/>
          <w:sz w:val="36"/>
          <w:szCs w:val="36"/>
        </w:rPr>
      </w:pPr>
      <w:r w:rsidDel="00000000" w:rsidR="00000000" w:rsidRPr="00000000">
        <w:rPr>
          <w:rFonts w:ascii="Roboto" w:cs="Roboto" w:eastAsia="Roboto" w:hAnsi="Roboto"/>
          <w:sz w:val="36"/>
          <w:szCs w:val="36"/>
          <w:rtl w:val="0"/>
        </w:rPr>
        <w:t>1. Plutus Boost</w:t>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1. Plutus Boost Account.</w:t>
      </w:r>
      <w:r w:rsidDel="00000000" w:rsidR="00000000" w:rsidRPr="00000000">
        <w:rPr>
          <w:rFonts w:ascii="Roboto" w:cs="Roboto" w:eastAsia="Roboto" w:hAnsi="Roboto"/>
          <w:sz w:val="20"/>
          <w:szCs w:val="20"/>
          <w:rtl w:val="0"/>
        </w:rPr>
        <w:t xml:space="preserve"> You may be eligible to open an Plutus Boost Account (</w:t>
      </w:r>
      <w:r w:rsidDel="00000000" w:rsidR="00000000" w:rsidRPr="00000000">
        <w:rPr>
          <w:rFonts w:ascii="Roboto" w:cs="Roboto" w:eastAsia="Roboto" w:hAnsi="Roboto"/>
          <w:b w:val="1"/>
          <w:bCs w:val="1"/>
          <w:sz w:val="20"/>
          <w:szCs w:val="20"/>
          <w:rtl w:val="0"/>
        </w:rPr>
        <w:t>“Plutus Boost Account</w:t>
      </w:r>
      <w:r w:rsidDel="00000000" w:rsidR="00000000" w:rsidRPr="00000000">
        <w:rPr>
          <w:rFonts w:ascii="Roboto" w:cs="Roboto" w:eastAsia="Roboto" w:hAnsi="Roboto"/>
          <w:sz w:val="20"/>
          <w:szCs w:val="20"/>
          <w:rtl w:val="0"/>
        </w:rPr>
        <w:t>”) with Plutus Partners and may be required to provide additional personal information in order to meet the eligibility requirements of such Services. The Plutus Boost service is governed by separate terms and conditions and the text in this Appendix is provided for relevance and convenience only.</w:t>
      </w:r>
    </w:p>
    <w:p>
      <w:ins w:id="577944" w:author="Max (AI)" w:date="2026-03-27T19:26:13Z">
        <w:r>
          <w:rPr>
            <w:b/>
          </w:rPr>
          <w:t xml:space="preserve">IMPORTANT RISK DISCLOSURE — BOOST AND EARN PRODUCTS: </w:t>
        </w:r>
        <w:r>
          <w:t xml:space="preserve">BY PARTICIPATING IN ANY PLUTUS BOOST OR EARN PRODUCT, YOU ACKNOWLEDGE AND AGREE THAT: (i) YOU MAY LOSE ALL OR A SUBSTANTIAL PORTION OF THE DIGITAL ASSETS YOU DEPOSIT OR ALLOCATE TO SUCH PRODUCTS; (ii) DIGITAL ASSETS DEPOSITED INTO BOOST OR EARN PRODUCTS ARE SUBJECT TO COUNTERPARTY RISK, MARKET RISK, LIQUIDITY RISK, SMART CONTRACT RISK, AND OPERATIONAL RISK; (iii) PLUTUS DOES NOT GUARANTEE ANY RETURN OF PRINCIPAL OR ANY RATE OF RETURN ON DIGITAL ASSETS PLACED IN BOOST OR EARN PRODUCTS; (iv) DIGITAL ASSETS IN BOOST OR EARN PRODUCTS MAY BE LENT, STAKED, OR OTHERWISE DEPLOYED BY PLUTUS OR ITS PARTNERS IN STRATEGIES THAT CARRY RISK OF TOTAL LOSS; (v) YOU BEAR THE FULL RISK OF LOSS OF ANY DIGITAL ASSETS ALLOCATED TO BOOST OR EARN PRODUCTS, INCLUDING BUT NOT LIMITED TO LOSSES ARISING FROM THE DEFAULT, INSOLVENCY, OR FAILURE OF ANY COUNTERPARTY, PROTOCOL, OR SERVICE PROVIDER; AND (vi) PAST PERFORMANCE OR ADVERTISED YIELDS DO NOT GUARANTEE FUTURE RESULTS AND ACTUAL RETURNS MAY BE ZERO OR NEGATIVE.</w:t>
        </w:r>
      </w:ins>
    </w:p>
    <w:p w:rsidR="00000000" w:rsidDel="00000000" w:rsidP="00000000" w:rsidRDefault="00000000" w:rsidRPr="00000000" w14:paraId="0000012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0">
      <w:pPr>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1.1. Opening Plutus Boost Account.</w:t>
      </w:r>
      <w:r w:rsidDel="00000000" w:rsidR="00000000" w:rsidRPr="00000000">
        <w:rPr>
          <w:rFonts w:ascii="Roboto" w:cs="Roboto" w:eastAsia="Roboto" w:hAnsi="Roboto"/>
          <w:sz w:val="20"/>
          <w:szCs w:val="20"/>
          <w:rtl w:val="0"/>
        </w:rPr>
        <w:t xml:space="preserve"> Users that satisfy Plutus’s eligibility requirements as stipulated and amended from time to time, can opt in to apply for an  Plutus Boost Account. Additional identity and eligibility verification is required for successful opening of an Plutus Boost Account. Plutus may ask for information that will allow us to identify and verify your identity and your status as an accredited investor. Plutus Boost Accounts are not available in any country to which the United States embargoes goods or imposes similar sanctions, or any other jurisdiction which we determine we would not be able to offer Plutus Boost Accounts for regulatory or policy reasons. Due to the dynamic nature of regulatory requirements and interpretations in the cryptocurrency market, we reserve the right to update the list of prohibited jurisdictions and/or reject applications to open Plutus Boost Accounts that we determine we would be unable to accept for regulatory or policy reasons in our sole discretion. You represent and warrant that any and all information provided to us pursuant to this Agreement or otherwise is true, accurate and not misleading in any respect. If any such information changes, it is your obligation to update such information as soon as possible. Note that we may use credit reports or other information from third parties to help us determine if we should open or maintain your Plutus Boost Account. Your Plutus Boost Account is not deemed to be opened, and we have no responsibility to you unless and until you have received written confirmation from us that your Plutus Boost Account has been opened. We are not obligated to accept an application for an Plutus Boost Account from any applicant, and we reserve the right not to open an Plutus Boost Account for any applicant in our sole discretion.</w:t>
      </w:r>
    </w:p>
    <w:p w:rsidR="00000000" w:rsidDel="00000000" w:rsidP="00000000" w:rsidRDefault="00000000" w:rsidRPr="00000000" w14:paraId="0000013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2">
      <w:pPr>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2.1. Subscribing to Your Plutus Boost Account.</w:t>
      </w:r>
      <w:r w:rsidDel="00000000" w:rsidR="00000000" w:rsidRPr="00000000">
        <w:rPr>
          <w:rFonts w:ascii="Roboto" w:cs="Roboto" w:eastAsia="Roboto" w:hAnsi="Roboto"/>
          <w:sz w:val="20"/>
          <w:szCs w:val="20"/>
          <w:rtl w:val="0"/>
        </w:rPr>
        <w:t xml:space="preserve"> After you have received written confirmation from Plutus that you are eligible to open an Plutus Boost Account, you will then receive written offering documents (“Plutus Boost Offering Documents”) and a subscription agreement outlining the risks related to opening an Plutus Boost Account. The Plutus Boost Offering Documents will outline how your returns are calculated and paid out. You will be able to make your opening deposit to your Plutus Boost Account and will be an Plutus Boost client only after you have acknowledged your receipt and acceptance of the written offering documents and completed the subscription agreement (“Plutus Boost Subscription Agreement”). You will be able to fund your Plutus Boost Subscription Agreement by ordering the transfer of Supported Digital Assets to your Plutus Boost Account from your Plutus Wallet and your Supported Digital Assets will be transferred. By submitting your verification documents, your acknowledgement of receipt of the Plutus Boost Offering Documents, and completing the Plutus Boost Subscription Agreement, you are acknowledging that you have represented yourself as an accredited investor. There is no minimum deposit required to open an Plutus Boost Account. We may, in our sole discretion, institute a minimum balance requirement in the future with or without notice to you, and such minimum balance will apply to your Plutus Boost Account with immediate effect. We may, in our sole discretion, institute limits on future deposits to your Plutus Boost Account. Should you wish to make a withdrawal from an already funded Plutus Boost, Plutus requires seven (7) Business Days notification from you prior to your complete or partial withdrawal of the eligible Supported Digital Assets you have deposited in your Plutus Boost Account. During the withdrawal period, you will continue to receive interest on those Supported Digital Assets you have deposited in your Plutus Boost Account.</w:t>
      </w:r>
    </w:p>
    <w:p w:rsidR="00000000" w:rsidDel="00000000" w:rsidP="00000000" w:rsidRDefault="00000000" w:rsidRPr="00000000" w14:paraId="0000013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4">
      <w:pPr>
        <w:shd w:fill="ffffff" w:val="clear"/>
        <w:jc w:val="both"/>
        <w:rPr>
          <w:rFonts w:ascii="Roboto" w:cs="Roboto" w:eastAsia="Roboto" w:hAnsi="Roboto"/>
          <w:color w:val="0a0b0d"/>
          <w:sz w:val="20"/>
          <w:szCs w:val="20"/>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CommentText">
    <w:name w:val="annotation text"/>
    <w:basedOn w:val="Normal"/>
    <w:link w:val="CommentTextChar"/>
    <w:uiPriority w:val="99"/>
    <w:unhideWhenUsed w:val="1"/>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Revision">
    <w:name w:val="Revision"/>
    <w:hidden w:val="1"/>
    <w:uiPriority w:val="99"/>
    <w:semiHidden w:val="1"/>
    <w:rsid w:val="00EA087F"/>
    <w:pPr>
      <w:spacing w:line="240" w:lineRule="auto"/>
    </w:pPr>
  </w:style>
  <w:style w:type="paragraph" w:styleId="CommentSubject">
    <w:name w:val="annotation subject"/>
    <w:basedOn w:val="CommentText"/>
    <w:next w:val="CommentText"/>
    <w:link w:val="CommentSubjectChar"/>
    <w:uiPriority w:val="99"/>
    <w:semiHidden w:val="1"/>
    <w:unhideWhenUsed w:val="1"/>
    <w:rsid w:val="00405011"/>
    <w:rPr>
      <w:b w:val="1"/>
      <w:bCs w:val="1"/>
    </w:rPr>
  </w:style>
  <w:style w:type="character" w:styleId="CommentSubjectChar" w:customStyle="1">
    <w:name w:val="Comment Subject Char"/>
    <w:basedOn w:val="CommentTextChar"/>
    <w:link w:val="CommentSubject"/>
    <w:uiPriority w:val="99"/>
    <w:semiHidden w:val="1"/>
    <w:rsid w:val="00405011"/>
    <w:rPr>
      <w:b w:val="1"/>
      <w:bCs w:val="1"/>
      <w:sz w:val="20"/>
      <w:szCs w:val="20"/>
    </w:rPr>
  </w:style>
  <w:style w:type="paragraph" w:styleId="ListParagraph">
    <w:name w:val="List Paragraph"/>
    <w:basedOn w:val="Normal"/>
    <w:uiPriority w:val="34"/>
    <w:qFormat w:val="1"/>
    <w:rsid w:val="00C26D76"/>
    <w:pPr>
      <w:ind w:left="720"/>
      <w:contextualSpacing w:val="1"/>
    </w:pPr>
  </w:style>
  <w:style w:type="character" w:styleId="Hyperlink">
    <w:name w:val="Hyperlink"/>
    <w:basedOn w:val="DefaultParagraphFont"/>
    <w:uiPriority w:val="99"/>
    <w:unhideWhenUsed w:val="1"/>
    <w:rsid w:val="004E3E1E"/>
    <w:rPr>
      <w:color w:val="0000ff" w:themeColor="hyperlink"/>
      <w:u w:val="single"/>
    </w:rPr>
  </w:style>
  <w:style w:type="character" w:styleId="UnresolvedMention">
    <w:name w:val="Unresolved Mention"/>
    <w:basedOn w:val="DefaultParagraphFont"/>
    <w:uiPriority w:val="99"/>
    <w:semiHidden w:val="1"/>
    <w:unhideWhenUsed w:val="1"/>
    <w:rsid w:val="004E3E1E"/>
    <w:rPr>
      <w:color w:val="605e5c"/>
      <w:shd w:color="auto" w:fill="e1dfdd" w:val="clear"/>
    </w:rPr>
  </w:style>
  <w:style w:type="character" w:styleId="FollowedHyperlink">
    <w:name w:val="FollowedHyperlink"/>
    <w:basedOn w:val="DefaultParagraphFont"/>
    <w:uiPriority w:val="99"/>
    <w:semiHidden w:val="1"/>
    <w:unhideWhenUsed w:val="1"/>
    <w:rsid w:val="00973D1C"/>
    <w:rPr>
      <w:color w:val="800080" w:themeColor="followedHyperlink"/>
      <w:u w:val="single"/>
    </w:rPr>
  </w:style>
  <w:style w:type="paragraph" w:styleId="Header">
    <w:name w:val="header"/>
    <w:basedOn w:val="Normal"/>
    <w:link w:val="HeaderChar"/>
    <w:uiPriority w:val="99"/>
    <w:unhideWhenUsed w:val="1"/>
    <w:rsid w:val="00FA636C"/>
    <w:pPr>
      <w:tabs>
        <w:tab w:val="center" w:pos="4680"/>
        <w:tab w:val="right" w:pos="9360"/>
      </w:tabs>
      <w:spacing w:line="240" w:lineRule="auto"/>
    </w:pPr>
  </w:style>
  <w:style w:type="character" w:styleId="HeaderChar" w:customStyle="1">
    <w:name w:val="Header Char"/>
    <w:basedOn w:val="DefaultParagraphFont"/>
    <w:link w:val="Header"/>
    <w:uiPriority w:val="99"/>
    <w:rsid w:val="00FA636C"/>
  </w:style>
  <w:style w:type="paragraph" w:styleId="Footer">
    <w:name w:val="footer"/>
    <w:basedOn w:val="Normal"/>
    <w:link w:val="FooterChar"/>
    <w:uiPriority w:val="99"/>
    <w:unhideWhenUsed w:val="1"/>
    <w:rsid w:val="00FA636C"/>
    <w:pPr>
      <w:tabs>
        <w:tab w:val="center" w:pos="4680"/>
        <w:tab w:val="right" w:pos="9360"/>
      </w:tabs>
      <w:spacing w:line="240" w:lineRule="auto"/>
    </w:pPr>
  </w:style>
  <w:style w:type="character" w:styleId="FooterChar" w:customStyle="1">
    <w:name w:val="Footer Char"/>
    <w:basedOn w:val="DefaultParagraphFont"/>
    <w:link w:val="Footer"/>
    <w:uiPriority w:val="99"/>
    <w:rsid w:val="00FA636C"/>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mailto:legaldept@abra.com" TargetMode="External"/><Relationship Id="rId22" Type="http://schemas.openxmlformats.org/officeDocument/2006/relationships/hyperlink" Target="https://support.abra.com/hc/en-us" TargetMode="External"/><Relationship Id="rId21" Type="http://schemas.openxmlformats.org/officeDocument/2006/relationships/hyperlink" Target="https://support.abra.com/hc/en-us" TargetMode="External"/><Relationship Id="rId24" Type="http://schemas.openxmlformats.org/officeDocument/2006/relationships/hyperlink" Target="https://www.abra.com/privacy-policy/" TargetMode="External"/><Relationship Id="rId23" Type="http://schemas.openxmlformats.org/officeDocument/2006/relationships/hyperlink" Target="https://support.abra.com/hc/en-u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pport.abra.com/hc/en-us/articles/213435307-What-fees-does-Abra-charge-" TargetMode="External"/><Relationship Id="rId26" Type="http://schemas.openxmlformats.org/officeDocument/2006/relationships/hyperlink" Target="https://www.adr.org/sites/default/files/Consumer%20Rules.pdf" TargetMode="External"/><Relationship Id="rId25" Type="http://schemas.openxmlformats.org/officeDocument/2006/relationships/hyperlink" Target="https://support.abra.com/hc/en-u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abra.com/privacy-policy/" TargetMode="External"/><Relationship Id="rId8" Type="http://schemas.openxmlformats.org/officeDocument/2006/relationships/hyperlink" Target="https://support.abra.com/hc/en-us/articles/360001777311-What-Cryptocurrencies-does-Abra-support-" TargetMode="External"/><Relationship Id="rId11" Type="http://schemas.openxmlformats.org/officeDocument/2006/relationships/hyperlink" Target="https://www.abra.com/privacy-policy/" TargetMode="External"/><Relationship Id="rId10" Type="http://schemas.openxmlformats.org/officeDocument/2006/relationships/hyperlink" Target="https://support.abra.com/hc/en-us" TargetMode="External"/><Relationship Id="rId13" Type="http://schemas.openxmlformats.org/officeDocument/2006/relationships/hyperlink" Target="https://www.abra.com/privacy-policy/" TargetMode="External"/><Relationship Id="rId12" Type="http://schemas.openxmlformats.org/officeDocument/2006/relationships/hyperlink" Target="https://www.abra.com/privacy-policy/" TargetMode="External"/><Relationship Id="rId15" Type="http://schemas.openxmlformats.org/officeDocument/2006/relationships/hyperlink" Target="https://support.abra.com/hc/en-us/articles/115002918627-What-are-Abra-s-transaction-limits-#:~:text=No%20limits%2C%20but%20a%20%245%2C000%20minimum%20is%20required%20to%20withdraw.&amp;text=Limits%20are%20refreshed%20on%20a,after%203PM%20the%20next%20day." TargetMode="External"/><Relationship Id="rId14" Type="http://schemas.openxmlformats.org/officeDocument/2006/relationships/hyperlink" Target="https://support.abra.com/hc/en-us" TargetMode="External"/><Relationship Id="rId17" Type="http://schemas.openxmlformats.org/officeDocument/2006/relationships/hyperlink" Target="https://support.abra.com/hc/en-us" TargetMode="External"/><Relationship Id="rId16" Type="http://schemas.openxmlformats.org/officeDocument/2006/relationships/hyperlink" Target="https://support.abra.com/hc/en-us" TargetMode="External"/><Relationship Id="rId19" Type="http://schemas.openxmlformats.org/officeDocument/2006/relationships/hyperlink" Target="https://support.abra.com/hc/en-us" TargetMode="External"/><Relationship Id="rId18" Type="http://schemas.openxmlformats.org/officeDocument/2006/relationships/hyperlink" Target="https://support.abra.com/hc/en-u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ogUV+JAPcXTpc3cSkIrV/gQWyQ==">CgMxLjAyCGguZ2pkZ3hzOAByITFHSlNFeHJlT0k4UHhlNEZReWtvS2Vld2ptZG5yLVVsVA==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2023-07-21T19:01:00Z</dcterms:created>
  <dc:creator>megan payne</dc:creator>
</cp:coreProperties>
</file>